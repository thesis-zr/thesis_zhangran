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69" w:rsidRPr="000F6097" w:rsidRDefault="00150D69" w:rsidP="00150D69">
      <w:pPr>
        <w:ind w:firstLine="723"/>
        <w:jc w:val="center"/>
        <w:outlineLvl w:val="0"/>
        <w:rPr>
          <w:b/>
          <w:sz w:val="36"/>
        </w:rPr>
      </w:pPr>
      <w:bookmarkStart w:id="0" w:name="_Toc326259286"/>
      <w:bookmarkStart w:id="1" w:name="_Toc420936232"/>
      <w:r w:rsidRPr="000F6097">
        <w:rPr>
          <w:b/>
          <w:sz w:val="36"/>
        </w:rPr>
        <w:t>本人声明</w:t>
      </w:r>
      <w:bookmarkEnd w:id="0"/>
      <w:bookmarkEnd w:id="1"/>
    </w:p>
    <w:p w:rsidR="00150D69" w:rsidRPr="000F6097" w:rsidRDefault="00150D69" w:rsidP="00150D69">
      <w:pPr>
        <w:ind w:firstLine="723"/>
        <w:jc w:val="center"/>
        <w:rPr>
          <w:b/>
          <w:sz w:val="36"/>
        </w:rPr>
      </w:pPr>
    </w:p>
    <w:p w:rsidR="00150D69" w:rsidRPr="000F6097" w:rsidRDefault="00150D69" w:rsidP="00150D69">
      <w:pPr>
        <w:pStyle w:val="21"/>
        <w:ind w:firstLine="560"/>
        <w:rPr>
          <w:sz w:val="28"/>
        </w:rPr>
      </w:pPr>
      <w:r w:rsidRPr="000F6097">
        <w:rPr>
          <w:sz w:val="28"/>
        </w:rPr>
        <w:t>我声明，本论文及其研究工作是由本人在导师指导下独立完成的，在完成论文时所利用的一切资料均已在参考文献中列出。</w:t>
      </w: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Chars="235" w:firstLine="495"/>
        <w:rPr>
          <w:b/>
        </w:rPr>
      </w:pPr>
    </w:p>
    <w:p w:rsidR="00150D69" w:rsidRPr="000F6097" w:rsidRDefault="00150D69" w:rsidP="00150D69">
      <w:pPr>
        <w:pStyle w:val="ad"/>
        <w:tabs>
          <w:tab w:val="left" w:pos="425"/>
          <w:tab w:val="left" w:pos="5940"/>
        </w:tabs>
        <w:spacing w:line="360" w:lineRule="auto"/>
        <w:ind w:firstLine="480"/>
        <w:rPr>
          <w:sz w:val="24"/>
        </w:rPr>
      </w:pPr>
      <w:r w:rsidRPr="000F6097">
        <w:tab/>
      </w:r>
      <w:r w:rsidRPr="000F6097">
        <w:tab/>
      </w:r>
      <w:r w:rsidRPr="000F6097">
        <w:rPr>
          <w:sz w:val="24"/>
        </w:rPr>
        <w:t>作者：</w:t>
      </w:r>
      <w:r>
        <w:rPr>
          <w:rFonts w:hint="eastAsia"/>
          <w:sz w:val="24"/>
        </w:rPr>
        <w:t>张</w:t>
      </w:r>
      <w:r>
        <w:rPr>
          <w:rFonts w:hint="eastAsia"/>
          <w:sz w:val="24"/>
        </w:rPr>
        <w:t xml:space="preserve"> </w:t>
      </w:r>
      <w:r>
        <w:rPr>
          <w:rFonts w:hint="eastAsia"/>
          <w:sz w:val="24"/>
        </w:rPr>
        <w:t>然</w:t>
      </w:r>
    </w:p>
    <w:p w:rsidR="00150D69" w:rsidRPr="000F6097" w:rsidRDefault="00150D69" w:rsidP="00150D69">
      <w:pPr>
        <w:pStyle w:val="ad"/>
        <w:tabs>
          <w:tab w:val="left" w:pos="425"/>
          <w:tab w:val="left" w:pos="5940"/>
        </w:tabs>
        <w:spacing w:line="360" w:lineRule="auto"/>
        <w:ind w:firstLine="480"/>
        <w:rPr>
          <w:sz w:val="24"/>
        </w:rPr>
      </w:pPr>
      <w:r w:rsidRPr="000F6097">
        <w:rPr>
          <w:sz w:val="24"/>
        </w:rPr>
        <w:tab/>
      </w:r>
      <w:r w:rsidRPr="000F6097">
        <w:rPr>
          <w:sz w:val="24"/>
        </w:rPr>
        <w:tab/>
      </w:r>
      <w:r w:rsidRPr="000F6097">
        <w:rPr>
          <w:sz w:val="24"/>
        </w:rPr>
        <w:t>签字：</w:t>
      </w:r>
    </w:p>
    <w:p w:rsidR="00150D69" w:rsidRDefault="00150D69" w:rsidP="00150D69">
      <w:pPr>
        <w:pStyle w:val="ac"/>
      </w:pPr>
      <w:r w:rsidRPr="000F6097">
        <w:rPr>
          <w:sz w:val="24"/>
        </w:rPr>
        <w:tab/>
      </w:r>
      <w:r w:rsidRPr="000F6097">
        <w:rPr>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sidRPr="004B7ABC">
        <w:rPr>
          <w:rFonts w:ascii="Times New Roman" w:eastAsia="宋体" w:hAnsi="Times New Roman"/>
          <w:b w:val="0"/>
          <w:kern w:val="2"/>
          <w:sz w:val="24"/>
          <w:szCs w:val="18"/>
        </w:rPr>
        <w:t>时间：</w:t>
      </w:r>
      <w:r w:rsidRPr="004B7ABC">
        <w:rPr>
          <w:rFonts w:ascii="Times New Roman" w:eastAsia="宋体" w:hAnsi="Times New Roman"/>
          <w:b w:val="0"/>
          <w:kern w:val="2"/>
          <w:sz w:val="24"/>
          <w:szCs w:val="18"/>
        </w:rPr>
        <w:t>201</w:t>
      </w:r>
      <w:r>
        <w:rPr>
          <w:rFonts w:ascii="Times New Roman" w:eastAsia="宋体" w:hAnsi="Times New Roman" w:hint="eastAsia"/>
          <w:b w:val="0"/>
          <w:kern w:val="2"/>
          <w:sz w:val="24"/>
          <w:szCs w:val="18"/>
        </w:rPr>
        <w:t>5</w:t>
      </w:r>
      <w:r w:rsidRPr="004B7ABC">
        <w:rPr>
          <w:rFonts w:ascii="Times New Roman" w:eastAsia="宋体" w:hAnsi="Times New Roman"/>
          <w:b w:val="0"/>
          <w:kern w:val="2"/>
          <w:sz w:val="24"/>
          <w:szCs w:val="18"/>
        </w:rPr>
        <w:t>年</w:t>
      </w:r>
      <w:r w:rsidRPr="004B7ABC">
        <w:rPr>
          <w:rFonts w:ascii="Times New Roman" w:eastAsia="宋体" w:hAnsi="Times New Roman"/>
          <w:b w:val="0"/>
          <w:kern w:val="2"/>
          <w:sz w:val="24"/>
          <w:szCs w:val="18"/>
        </w:rPr>
        <w:t xml:space="preserve"> </w:t>
      </w:r>
      <w:r>
        <w:rPr>
          <w:rFonts w:ascii="Times New Roman" w:eastAsia="宋体" w:hAnsi="Times New Roman" w:hint="eastAsia"/>
          <w:b w:val="0"/>
          <w:kern w:val="2"/>
          <w:sz w:val="24"/>
          <w:szCs w:val="18"/>
        </w:rPr>
        <w:t>6</w:t>
      </w:r>
      <w:r w:rsidRPr="004B7ABC">
        <w:rPr>
          <w:rFonts w:ascii="Times New Roman" w:eastAsia="宋体" w:hAnsi="Times New Roman"/>
          <w:b w:val="0"/>
          <w:kern w:val="2"/>
          <w:sz w:val="24"/>
          <w:szCs w:val="18"/>
        </w:rPr>
        <w:t xml:space="preserve"> </w:t>
      </w:r>
      <w:r w:rsidRPr="004B7ABC">
        <w:rPr>
          <w:rFonts w:ascii="Times New Roman" w:eastAsia="宋体" w:hAnsi="Times New Roman"/>
          <w:b w:val="0"/>
          <w:kern w:val="2"/>
          <w:sz w:val="24"/>
          <w:szCs w:val="18"/>
        </w:rPr>
        <w:t>月</w:t>
      </w: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082E0D" w:rsidRPr="00FA7A52" w:rsidRDefault="00082E0D" w:rsidP="00FA7A52">
      <w:pPr>
        <w:widowControl/>
        <w:spacing w:line="360" w:lineRule="auto"/>
        <w:jc w:val="center"/>
        <w:rPr>
          <w:rFonts w:ascii="Times New Roman" w:eastAsia="黑体" w:hAnsi="Times New Roman" w:cs="Times New Roman"/>
          <w:b/>
          <w:sz w:val="40"/>
          <w:szCs w:val="40"/>
        </w:rPr>
      </w:pPr>
      <w:r w:rsidRPr="00FA7A52">
        <w:rPr>
          <w:rFonts w:ascii="Times New Roman" w:eastAsia="黑体" w:hAnsi="Times New Roman" w:cs="Times New Roman"/>
          <w:b/>
          <w:sz w:val="40"/>
          <w:szCs w:val="40"/>
        </w:rPr>
        <w:lastRenderedPageBreak/>
        <w:t>个体设计者设计决策主脉络建模方法</w:t>
      </w:r>
    </w:p>
    <w:p w:rsidR="00592ADE" w:rsidRPr="00FA7A52" w:rsidRDefault="00082E0D" w:rsidP="00FA7A52">
      <w:pPr>
        <w:pStyle w:val="ZR0"/>
        <w:numPr>
          <w:ilvl w:val="0"/>
          <w:numId w:val="0"/>
        </w:numPr>
        <w:spacing w:line="360" w:lineRule="auto"/>
        <w:ind w:left="425"/>
        <w:jc w:val="right"/>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学</w:t>
      </w:r>
      <w:r w:rsidRPr="00FA7A52">
        <w:rPr>
          <w:rFonts w:ascii="Times New Roman" w:eastAsiaTheme="minorEastAsia" w:hAnsi="Times New Roman" w:cs="Times New Roman"/>
          <w:sz w:val="24"/>
          <w:szCs w:val="24"/>
        </w:rPr>
        <w:t xml:space="preserve">    </w:t>
      </w:r>
      <w:r w:rsidRPr="00FA7A52">
        <w:rPr>
          <w:rFonts w:ascii="Times New Roman" w:eastAsiaTheme="minorEastAsia" w:hAnsi="Times New Roman" w:cs="Times New Roman"/>
          <w:sz w:val="24"/>
          <w:szCs w:val="24"/>
        </w:rPr>
        <w:t>生：张</w:t>
      </w:r>
      <w:r w:rsidRPr="00FA7A52">
        <w:rPr>
          <w:rFonts w:ascii="Times New Roman" w:eastAsiaTheme="minorEastAsia" w:hAnsi="Times New Roman" w:cs="Times New Roman"/>
          <w:sz w:val="24"/>
          <w:szCs w:val="24"/>
        </w:rPr>
        <w:t xml:space="preserve">  </w:t>
      </w:r>
      <w:r w:rsidRPr="00FA7A52">
        <w:rPr>
          <w:rFonts w:ascii="Times New Roman" w:eastAsiaTheme="minorEastAsia" w:hAnsi="Times New Roman" w:cs="Times New Roman"/>
          <w:sz w:val="24"/>
          <w:szCs w:val="24"/>
        </w:rPr>
        <w:t>然</w:t>
      </w:r>
    </w:p>
    <w:p w:rsidR="00082E0D" w:rsidRPr="00FA7A52" w:rsidRDefault="00082E0D" w:rsidP="00FA7A52">
      <w:pPr>
        <w:pStyle w:val="ZR0"/>
        <w:numPr>
          <w:ilvl w:val="0"/>
          <w:numId w:val="0"/>
        </w:numPr>
        <w:spacing w:line="360" w:lineRule="auto"/>
        <w:ind w:left="425"/>
        <w:jc w:val="right"/>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指导教师：刘继红</w:t>
      </w:r>
    </w:p>
    <w:p w:rsidR="00082E0D" w:rsidRPr="00FA7A52" w:rsidRDefault="00082E0D" w:rsidP="00FA7A52">
      <w:pPr>
        <w:pStyle w:val="ZR0"/>
        <w:numPr>
          <w:ilvl w:val="0"/>
          <w:numId w:val="0"/>
        </w:numPr>
        <w:spacing w:line="360" w:lineRule="auto"/>
        <w:ind w:left="425"/>
        <w:rPr>
          <w:rFonts w:ascii="Times New Roman" w:hAnsi="Times New Roman" w:cs="Times New Roman"/>
        </w:rPr>
      </w:pPr>
      <w:bookmarkStart w:id="2" w:name="_Toc420936233"/>
      <w:r w:rsidRPr="00FA7A52">
        <w:rPr>
          <w:rFonts w:ascii="Times New Roman" w:hAnsi="Times New Roman" w:cs="Times New Roman"/>
        </w:rPr>
        <w:t>摘</w:t>
      </w:r>
      <w:r w:rsidRPr="00FA7A52">
        <w:rPr>
          <w:rFonts w:ascii="Times New Roman" w:hAnsi="Times New Roman" w:cs="Times New Roman"/>
        </w:rPr>
        <w:t xml:space="preserve">  </w:t>
      </w:r>
      <w:r w:rsidRPr="00FA7A52">
        <w:rPr>
          <w:rFonts w:ascii="Times New Roman" w:hAnsi="Times New Roman" w:cs="Times New Roman"/>
        </w:rPr>
        <w:t>要</w:t>
      </w:r>
      <w:bookmarkEnd w:id="2"/>
    </w:p>
    <w:p w:rsidR="00C06494" w:rsidRPr="00FA7A52" w:rsidRDefault="00C06494" w:rsidP="00FA7A52">
      <w:pPr>
        <w:spacing w:line="30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随着知识工程和知识管理技术的发展，以设计理性模型为代表的设计过程知识获取和应用研究成为研究热点，主要集中在设计理性模型表示、捕获、检索和重用方面，对设计理性模型的处理和挖掘相对较少。</w:t>
      </w:r>
    </w:p>
    <w:p w:rsidR="00082E0D" w:rsidRPr="00FA7A52" w:rsidRDefault="00C06494" w:rsidP="00FA7A52">
      <w:pPr>
        <w:spacing w:line="30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设计理性（</w:t>
      </w:r>
      <w:r w:rsidRPr="00FA7A52">
        <w:rPr>
          <w:rFonts w:ascii="Times New Roman" w:hAnsi="Times New Roman" w:cs="Times New Roman"/>
          <w:sz w:val="24"/>
          <w:szCs w:val="24"/>
        </w:rPr>
        <w:t>Design Rationale</w:t>
      </w:r>
      <w:r w:rsidRPr="00FA7A52">
        <w:rPr>
          <w:rFonts w:ascii="Times New Roman" w:hAnsi="Times New Roman" w:cs="Times New Roman"/>
          <w:sz w:val="24"/>
          <w:szCs w:val="24"/>
        </w:rPr>
        <w:t>）是产品设计过程隐性知识系统化的集中体现。设计理性解释产品为什么按照某种方式进行设计，阐述产品设计背后的依据或原因，涵盖产品设计过程中所有思考、推理、权衡和决策等丰富的设计、背景信息。</w:t>
      </w:r>
    </w:p>
    <w:p w:rsidR="00082E0D" w:rsidRPr="00FA7A52" w:rsidRDefault="00CA3097" w:rsidP="00FA7A52">
      <w:pPr>
        <w:pStyle w:val="ZR0"/>
        <w:numPr>
          <w:ilvl w:val="0"/>
          <w:numId w:val="0"/>
        </w:numPr>
        <w:spacing w:line="300" w:lineRule="auto"/>
        <w:ind w:firstLineChars="200" w:firstLine="48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设计理性知识可以在设计人员设计相似产品或者改善现有产品的时候提供许多有力的参考，比如设计思路、设计结果以及决策支持等，这样就大大缩短了新的产品的设计周期并在一定程度上节约了设计成本。</w:t>
      </w:r>
    </w:p>
    <w:p w:rsidR="00CA3097" w:rsidRPr="00FA7A52" w:rsidRDefault="00CA3097" w:rsidP="00FA7A52">
      <w:pPr>
        <w:pStyle w:val="ZR0"/>
        <w:numPr>
          <w:ilvl w:val="0"/>
          <w:numId w:val="0"/>
        </w:numPr>
        <w:spacing w:line="300" w:lineRule="auto"/>
        <w:ind w:firstLineChars="200" w:firstLine="48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由于设计问题的复杂性，不可避免的导致设计理性模型实例较为复杂，掩盖了设计理性模型实例中设计人员的核心设计思维逻辑，降低了模型的重用效率，因此需要对设计理性模型进行适当抽象，抽取设计决策主脉络，凸显核心设计思维逻辑。</w:t>
      </w:r>
    </w:p>
    <w:p w:rsidR="00CA3097" w:rsidRPr="00FA7A52" w:rsidRDefault="00CA3097" w:rsidP="00FA7A52">
      <w:pPr>
        <w:pStyle w:val="ZR0"/>
        <w:numPr>
          <w:ilvl w:val="0"/>
          <w:numId w:val="0"/>
        </w:numPr>
        <w:spacing w:line="300" w:lineRule="auto"/>
        <w:ind w:firstLineChars="200" w:firstLine="48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因此，本文为方便设计人员快速高效的对设计理性知识进行利用，</w:t>
      </w:r>
      <w:r w:rsidR="009F125B" w:rsidRPr="00FA7A52">
        <w:rPr>
          <w:rFonts w:ascii="Times New Roman" w:eastAsiaTheme="minorEastAsia" w:hAnsi="Times New Roman" w:cs="Times New Roman"/>
          <w:sz w:val="24"/>
          <w:szCs w:val="24"/>
        </w:rPr>
        <w:t>研究已有的设计决策主脉络的提取算法</w:t>
      </w:r>
      <w:r w:rsidRPr="00FA7A52">
        <w:rPr>
          <w:rFonts w:ascii="Times New Roman" w:eastAsiaTheme="minorEastAsia" w:hAnsi="Times New Roman" w:cs="Times New Roman"/>
          <w:sz w:val="24"/>
          <w:szCs w:val="24"/>
        </w:rPr>
        <w:t>，通过节点识别、关系推理、结构建议等方法从设计理性模型中提取设计决策主脉络。</w:t>
      </w:r>
    </w:p>
    <w:p w:rsidR="00CA3097" w:rsidRPr="00FA7A52" w:rsidRDefault="00CA3097" w:rsidP="00FA7A52">
      <w:pPr>
        <w:pStyle w:val="ZR0"/>
        <w:numPr>
          <w:ilvl w:val="0"/>
          <w:numId w:val="0"/>
        </w:numPr>
        <w:spacing w:line="300" w:lineRule="auto"/>
        <w:ind w:firstLineChars="200" w:firstLine="48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本文的主要工作有如下方面：</w:t>
      </w:r>
    </w:p>
    <w:p w:rsidR="00CA3097"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w:t>
      </w:r>
      <w:r w:rsidRPr="00FA7A52">
        <w:rPr>
          <w:rFonts w:ascii="Times New Roman" w:eastAsiaTheme="minorEastAsia" w:hAnsi="Times New Roman" w:cs="Times New Roman"/>
          <w:sz w:val="24"/>
          <w:szCs w:val="24"/>
        </w:rPr>
        <w:t>1</w:t>
      </w:r>
      <w:r w:rsidRPr="00FA7A52">
        <w:rPr>
          <w:rFonts w:ascii="Times New Roman" w:eastAsiaTheme="minorEastAsia" w:hAnsi="Times New Roman" w:cs="Times New Roman"/>
          <w:sz w:val="24"/>
          <w:szCs w:val="24"/>
        </w:rPr>
        <w:t>）建立用于算法实验的设计理性模型实例：半盒件模具设计的设计理性知识模型，并利用设计理性工具（（</w:t>
      </w:r>
      <w:proofErr w:type="spellStart"/>
      <w:r w:rsidRPr="00FA7A52">
        <w:rPr>
          <w:rFonts w:ascii="Times New Roman" w:eastAsiaTheme="minorEastAsia" w:hAnsi="Times New Roman" w:cs="Times New Roman"/>
          <w:sz w:val="24"/>
          <w:szCs w:val="24"/>
        </w:rPr>
        <w:t>DesignRationaleTool</w:t>
      </w:r>
      <w:proofErr w:type="spellEnd"/>
      <w:r w:rsidRPr="00FA7A52">
        <w:rPr>
          <w:rFonts w:ascii="Times New Roman" w:eastAsiaTheme="minorEastAsia" w:hAnsi="Times New Roman" w:cs="Times New Roman"/>
          <w:sz w:val="24"/>
          <w:szCs w:val="24"/>
        </w:rPr>
        <w:t>）</w:t>
      </w:r>
      <w:r w:rsidR="00CE5539" w:rsidRPr="00FA7A52">
        <w:rPr>
          <w:rFonts w:ascii="Times New Roman" w:eastAsiaTheme="minorEastAsia" w:hAnsi="Times New Roman" w:cs="Times New Roman"/>
          <w:sz w:val="24"/>
          <w:szCs w:val="24"/>
        </w:rPr>
        <w:t>生成</w:t>
      </w:r>
      <w:r w:rsidRPr="00FA7A52">
        <w:rPr>
          <w:rFonts w:ascii="Times New Roman" w:eastAsiaTheme="minorEastAsia" w:hAnsi="Times New Roman" w:cs="Times New Roman"/>
          <w:sz w:val="24"/>
          <w:szCs w:val="24"/>
        </w:rPr>
        <w:t>了模型的</w:t>
      </w:r>
      <w:r w:rsidRPr="00FA7A52">
        <w:rPr>
          <w:rFonts w:ascii="Times New Roman" w:eastAsiaTheme="minorEastAsia" w:hAnsi="Times New Roman" w:cs="Times New Roman"/>
          <w:sz w:val="24"/>
          <w:szCs w:val="24"/>
        </w:rPr>
        <w:t>XML</w:t>
      </w:r>
      <w:r w:rsidRPr="00FA7A52">
        <w:rPr>
          <w:rFonts w:ascii="Times New Roman" w:eastAsiaTheme="minorEastAsia" w:hAnsi="Times New Roman" w:cs="Times New Roman"/>
          <w:sz w:val="24"/>
          <w:szCs w:val="24"/>
        </w:rPr>
        <w:t>文件。</w:t>
      </w:r>
    </w:p>
    <w:p w:rsidR="009F125B"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w:t>
      </w:r>
      <w:r w:rsidRPr="00FA7A52">
        <w:rPr>
          <w:rFonts w:ascii="Times New Roman" w:eastAsiaTheme="minorEastAsia" w:hAnsi="Times New Roman" w:cs="Times New Roman"/>
          <w:sz w:val="24"/>
          <w:szCs w:val="24"/>
        </w:rPr>
        <w:t>2</w:t>
      </w:r>
      <w:r w:rsidRPr="00FA7A52">
        <w:rPr>
          <w:rFonts w:ascii="Times New Roman" w:eastAsiaTheme="minorEastAsia" w:hAnsi="Times New Roman" w:cs="Times New Roman"/>
          <w:sz w:val="24"/>
          <w:szCs w:val="24"/>
        </w:rPr>
        <w:t>）</w:t>
      </w:r>
      <w:r w:rsidR="00A81677" w:rsidRPr="00FA7A52">
        <w:rPr>
          <w:rFonts w:ascii="Times New Roman" w:eastAsiaTheme="minorEastAsia" w:hAnsi="Times New Roman" w:cs="Times New Roman"/>
          <w:sz w:val="24"/>
          <w:szCs w:val="24"/>
        </w:rPr>
        <w:t>利用</w:t>
      </w:r>
      <w:r w:rsidR="00A81677" w:rsidRPr="00FA7A52">
        <w:rPr>
          <w:rFonts w:ascii="Times New Roman" w:eastAsiaTheme="minorEastAsia" w:hAnsi="Times New Roman" w:cs="Times New Roman"/>
          <w:sz w:val="24"/>
          <w:szCs w:val="24"/>
        </w:rPr>
        <w:t>Java</w:t>
      </w:r>
      <w:r w:rsidR="00A81677" w:rsidRPr="00FA7A52">
        <w:rPr>
          <w:rFonts w:ascii="Times New Roman" w:eastAsiaTheme="minorEastAsia" w:hAnsi="Times New Roman" w:cs="Times New Roman"/>
          <w:sz w:val="24"/>
          <w:szCs w:val="24"/>
        </w:rPr>
        <w:t>类库</w:t>
      </w:r>
      <w:r w:rsidR="00A81677" w:rsidRPr="00FA7A52">
        <w:rPr>
          <w:rFonts w:ascii="Times New Roman" w:eastAsiaTheme="minorEastAsia" w:hAnsi="Times New Roman" w:cs="Times New Roman"/>
          <w:sz w:val="24"/>
          <w:szCs w:val="24"/>
        </w:rPr>
        <w:t xml:space="preserve">W3C DOM </w:t>
      </w:r>
      <w:r w:rsidR="00A81677" w:rsidRPr="00FA7A52">
        <w:rPr>
          <w:rFonts w:ascii="Times New Roman" w:eastAsiaTheme="minorEastAsia" w:hAnsi="Times New Roman" w:cs="Times New Roman"/>
          <w:sz w:val="24"/>
          <w:szCs w:val="24"/>
        </w:rPr>
        <w:t>、</w:t>
      </w:r>
      <w:r w:rsidR="00A81677" w:rsidRPr="00FA7A52">
        <w:rPr>
          <w:rFonts w:ascii="Times New Roman" w:eastAsiaTheme="minorEastAsia" w:hAnsi="Times New Roman" w:cs="Times New Roman"/>
          <w:sz w:val="24"/>
          <w:szCs w:val="24"/>
        </w:rPr>
        <w:t xml:space="preserve">J2SE XML </w:t>
      </w:r>
      <w:r w:rsidR="00A81677" w:rsidRPr="00FA7A52">
        <w:rPr>
          <w:rFonts w:ascii="Times New Roman" w:eastAsiaTheme="minorEastAsia" w:hAnsi="Times New Roman" w:cs="Times New Roman"/>
          <w:sz w:val="24"/>
          <w:szCs w:val="24"/>
        </w:rPr>
        <w:t>、</w:t>
      </w:r>
      <w:r w:rsidR="006A4E90" w:rsidRPr="00FA7A52">
        <w:rPr>
          <w:rFonts w:ascii="Times New Roman" w:eastAsiaTheme="minorEastAsia" w:hAnsi="Times New Roman" w:cs="Times New Roman"/>
          <w:sz w:val="24"/>
          <w:szCs w:val="24"/>
        </w:rPr>
        <w:t>J2</w:t>
      </w:r>
      <w:r w:rsidR="00A81677" w:rsidRPr="00FA7A52">
        <w:rPr>
          <w:rFonts w:ascii="Times New Roman" w:eastAsiaTheme="minorEastAsia" w:hAnsi="Times New Roman" w:cs="Times New Roman"/>
          <w:sz w:val="24"/>
          <w:szCs w:val="24"/>
        </w:rPr>
        <w:t>SE SAX</w:t>
      </w:r>
      <w:r w:rsidR="00A81677" w:rsidRPr="00FA7A52">
        <w:rPr>
          <w:rFonts w:ascii="Times New Roman" w:eastAsiaTheme="minorEastAsia" w:hAnsi="Times New Roman" w:cs="Times New Roman"/>
          <w:sz w:val="24"/>
          <w:szCs w:val="24"/>
        </w:rPr>
        <w:t>实现对设计理性知识模型</w:t>
      </w:r>
      <w:r w:rsidR="00A81677" w:rsidRPr="00FA7A52">
        <w:rPr>
          <w:rFonts w:ascii="Times New Roman" w:eastAsiaTheme="minorEastAsia" w:hAnsi="Times New Roman" w:cs="Times New Roman"/>
          <w:sz w:val="24"/>
          <w:szCs w:val="24"/>
        </w:rPr>
        <w:t>XML</w:t>
      </w:r>
      <w:r w:rsidR="00A81677" w:rsidRPr="00FA7A52">
        <w:rPr>
          <w:rFonts w:ascii="Times New Roman" w:eastAsiaTheme="minorEastAsia" w:hAnsi="Times New Roman" w:cs="Times New Roman"/>
          <w:sz w:val="24"/>
          <w:szCs w:val="24"/>
        </w:rPr>
        <w:t>文件的加载和存储，提出了设计理性知识模型规范性检查的算法，</w:t>
      </w:r>
      <w:r w:rsidR="00CE5539" w:rsidRPr="00FA7A52">
        <w:rPr>
          <w:rFonts w:ascii="Times New Roman" w:eastAsiaTheme="minorEastAsia" w:hAnsi="Times New Roman" w:cs="Times New Roman"/>
          <w:sz w:val="24"/>
          <w:szCs w:val="24"/>
        </w:rPr>
        <w:t>研究了本实验室早期提出的设计理性知识模型主脉络提取方</w:t>
      </w:r>
      <w:r w:rsidRPr="00FA7A52">
        <w:rPr>
          <w:rFonts w:ascii="Times New Roman" w:eastAsiaTheme="minorEastAsia" w:hAnsi="Times New Roman" w:cs="Times New Roman"/>
          <w:sz w:val="24"/>
          <w:szCs w:val="24"/>
        </w:rPr>
        <w:t>法。</w:t>
      </w:r>
    </w:p>
    <w:p w:rsidR="009F125B"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w:t>
      </w:r>
      <w:r w:rsidRPr="00FA7A52">
        <w:rPr>
          <w:rFonts w:ascii="Times New Roman" w:eastAsiaTheme="minorEastAsia" w:hAnsi="Times New Roman" w:cs="Times New Roman"/>
          <w:sz w:val="24"/>
          <w:szCs w:val="24"/>
        </w:rPr>
        <w:t>3</w:t>
      </w:r>
      <w:r w:rsidRPr="00FA7A52">
        <w:rPr>
          <w:rFonts w:ascii="Times New Roman" w:eastAsiaTheme="minorEastAsia" w:hAnsi="Times New Roman" w:cs="Times New Roman"/>
          <w:sz w:val="24"/>
          <w:szCs w:val="24"/>
        </w:rPr>
        <w:t>）通过</w:t>
      </w:r>
      <w:r w:rsidRPr="00FA7A52">
        <w:rPr>
          <w:rFonts w:ascii="Times New Roman" w:eastAsiaTheme="minorEastAsia" w:hAnsi="Times New Roman" w:cs="Times New Roman"/>
          <w:sz w:val="24"/>
          <w:szCs w:val="24"/>
        </w:rPr>
        <w:t>Java</w:t>
      </w:r>
      <w:r w:rsidRPr="00FA7A52">
        <w:rPr>
          <w:rFonts w:ascii="Times New Roman" w:eastAsiaTheme="minorEastAsia" w:hAnsi="Times New Roman" w:cs="Times New Roman"/>
          <w:sz w:val="24"/>
          <w:szCs w:val="24"/>
        </w:rPr>
        <w:t>语言进行算法的程序设计，并对已构建的设计理性知识模型进行算法验证。</w:t>
      </w:r>
    </w:p>
    <w:p w:rsidR="009F125B"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p>
    <w:p w:rsidR="009F125B"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r w:rsidRPr="00FA7A52">
        <w:rPr>
          <w:rFonts w:ascii="Times New Roman" w:hAnsi="Times New Roman" w:cs="Times New Roman"/>
          <w:b/>
          <w:sz w:val="28"/>
          <w:szCs w:val="28"/>
        </w:rPr>
        <w:t>关键词：</w:t>
      </w:r>
      <w:r w:rsidRPr="00FA7A52">
        <w:rPr>
          <w:rFonts w:ascii="Times New Roman" w:eastAsiaTheme="minorEastAsia" w:hAnsi="Times New Roman" w:cs="Times New Roman"/>
          <w:sz w:val="24"/>
          <w:szCs w:val="24"/>
        </w:rPr>
        <w:t>设计理性，</w:t>
      </w:r>
      <w:r w:rsidR="00CE5539" w:rsidRPr="00FA7A52">
        <w:rPr>
          <w:rFonts w:ascii="Times New Roman" w:eastAsiaTheme="minorEastAsia" w:hAnsi="Times New Roman" w:cs="Times New Roman"/>
          <w:sz w:val="24"/>
          <w:szCs w:val="24"/>
        </w:rPr>
        <w:t>主脉络，提取方法，</w:t>
      </w:r>
      <w:r w:rsidR="00CE5539" w:rsidRPr="00FA7A52">
        <w:rPr>
          <w:rFonts w:ascii="Times New Roman" w:eastAsiaTheme="minorEastAsia" w:hAnsi="Times New Roman" w:cs="Times New Roman"/>
          <w:sz w:val="24"/>
          <w:szCs w:val="24"/>
        </w:rPr>
        <w:t>Java</w:t>
      </w:r>
    </w:p>
    <w:p w:rsidR="00CE5539" w:rsidRPr="00FA7A52" w:rsidRDefault="00CE5539" w:rsidP="00FA7A52">
      <w:pPr>
        <w:pStyle w:val="ZR0"/>
        <w:numPr>
          <w:ilvl w:val="0"/>
          <w:numId w:val="0"/>
        </w:numPr>
        <w:spacing w:line="360" w:lineRule="auto"/>
        <w:ind w:firstLine="480"/>
        <w:jc w:val="both"/>
        <w:outlineLvl w:val="9"/>
        <w:rPr>
          <w:rFonts w:ascii="Times New Roman" w:eastAsiaTheme="minorEastAsia" w:hAnsi="Times New Roman" w:cs="Times New Roman"/>
          <w:sz w:val="24"/>
          <w:szCs w:val="24"/>
        </w:rPr>
      </w:pPr>
    </w:p>
    <w:p w:rsidR="00150D69" w:rsidRDefault="00150D69" w:rsidP="00FA7A52">
      <w:pPr>
        <w:pStyle w:val="ZR0"/>
        <w:numPr>
          <w:ilvl w:val="0"/>
          <w:numId w:val="0"/>
        </w:numPr>
        <w:spacing w:line="360" w:lineRule="auto"/>
        <w:jc w:val="both"/>
        <w:outlineLvl w:val="9"/>
        <w:rPr>
          <w:rFonts w:ascii="Times New Roman" w:hAnsi="Times New Roman" w:cs="Times New Roman"/>
          <w:b/>
          <w:sz w:val="28"/>
          <w:szCs w:val="28"/>
        </w:rPr>
      </w:pPr>
    </w:p>
    <w:p w:rsidR="00827A3C" w:rsidRPr="00827A3C" w:rsidRDefault="00827A3C" w:rsidP="00827A3C">
      <w:pPr>
        <w:pStyle w:val="ZR0"/>
        <w:numPr>
          <w:ilvl w:val="0"/>
          <w:numId w:val="0"/>
        </w:numPr>
        <w:spacing w:line="360" w:lineRule="auto"/>
        <w:rPr>
          <w:rFonts w:ascii="Times New Roman" w:hAnsi="Times New Roman" w:cs="Times New Roman"/>
        </w:rPr>
      </w:pPr>
      <w:bookmarkStart w:id="3" w:name="_Toc420936234"/>
      <w:r w:rsidRPr="00827A3C">
        <w:rPr>
          <w:rFonts w:ascii="Times New Roman" w:hAnsi="Times New Roman" w:cs="Times New Roman"/>
        </w:rPr>
        <w:lastRenderedPageBreak/>
        <w:t>Abstract</w:t>
      </w:r>
      <w:bookmarkEnd w:id="3"/>
    </w:p>
    <w:p w:rsidR="00827A3C" w:rsidRPr="00827A3C" w:rsidRDefault="00827A3C" w:rsidP="00827A3C">
      <w:pPr>
        <w:pStyle w:val="z-"/>
        <w:ind w:firstLineChars="200" w:firstLine="480"/>
        <w:jc w:val="both"/>
        <w:rPr>
          <w:rFonts w:ascii="Times New Roman"/>
          <w:sz w:val="24"/>
          <w:szCs w:val="24"/>
        </w:rPr>
      </w:pPr>
      <w:r w:rsidRPr="00827A3C">
        <w:rPr>
          <w:rFonts w:ascii="Times New Roman"/>
          <w:sz w:val="24"/>
          <w:szCs w:val="24"/>
        </w:rPr>
        <w:t>窗体顶端</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With the development of knowledge engineering and knowledge management </w:t>
      </w:r>
      <w:proofErr w:type="spellStart"/>
      <w:r w:rsidRPr="00827A3C">
        <w:rPr>
          <w:rFonts w:ascii="Times New Roman" w:hAnsi="Times New Roman" w:cs="Times New Roman"/>
          <w:sz w:val="24"/>
          <w:szCs w:val="24"/>
        </w:rPr>
        <w:t>technologies,it</w:t>
      </w:r>
      <w:proofErr w:type="spellEnd"/>
      <w:r w:rsidRPr="00827A3C">
        <w:rPr>
          <w:rFonts w:ascii="Times New Roman" w:hAnsi="Times New Roman" w:cs="Times New Roman"/>
          <w:sz w:val="24"/>
          <w:szCs w:val="24"/>
        </w:rPr>
        <w:t xml:space="preserve"> become a hot topic to design rational model as a representative of the design process and application of knowledge acquisition, mainly represented in the rational model designing, capture, retrieval and reuse </w:t>
      </w:r>
      <w:proofErr w:type="spellStart"/>
      <w:r w:rsidRPr="00827A3C">
        <w:rPr>
          <w:rFonts w:ascii="Times New Roman" w:hAnsi="Times New Roman" w:cs="Times New Roman"/>
          <w:sz w:val="24"/>
          <w:szCs w:val="24"/>
        </w:rPr>
        <w:t>aspects.Dealing</w:t>
      </w:r>
      <w:proofErr w:type="spellEnd"/>
      <w:r w:rsidRPr="00827A3C">
        <w:rPr>
          <w:rFonts w:ascii="Times New Roman" w:hAnsi="Times New Roman" w:cs="Times New Roman"/>
          <w:sz w:val="24"/>
          <w:szCs w:val="24"/>
        </w:rPr>
        <w:t xml:space="preserve"> with the design process rational model and research of it gained less concern.</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Rational design (Design Rationale) is a concentrated expression of the tacit knowledge systematically in product design process. Design rational explains why products are designed in some </w:t>
      </w:r>
      <w:proofErr w:type="spellStart"/>
      <w:r w:rsidRPr="00827A3C">
        <w:rPr>
          <w:rFonts w:ascii="Times New Roman" w:hAnsi="Times New Roman" w:cs="Times New Roman"/>
          <w:sz w:val="24"/>
          <w:szCs w:val="24"/>
        </w:rPr>
        <w:t>way,elaborating</w:t>
      </w:r>
      <w:proofErr w:type="spellEnd"/>
      <w:r w:rsidRPr="00827A3C">
        <w:rPr>
          <w:rFonts w:ascii="Times New Roman" w:hAnsi="Times New Roman" w:cs="Times New Roman"/>
          <w:sz w:val="24"/>
          <w:szCs w:val="24"/>
        </w:rPr>
        <w:t xml:space="preserve"> the basis or reason behind product design, covering a wealth of product design process design, background information of thinking, reasoning, trade-offs and decision-making.  </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Rational design knowledge can offers many powerful references when the designer was designing similar products or improving the existing products, such as design thinking, the design results and decision support. Thus it can greatly shortening the design cycle of new products and </w:t>
      </w:r>
      <w:proofErr w:type="spellStart"/>
      <w:r w:rsidRPr="00827A3C">
        <w:rPr>
          <w:rFonts w:ascii="Times New Roman" w:hAnsi="Times New Roman" w:cs="Times New Roman"/>
          <w:sz w:val="24"/>
          <w:szCs w:val="24"/>
        </w:rPr>
        <w:t>and</w:t>
      </w:r>
      <w:proofErr w:type="spellEnd"/>
      <w:r w:rsidRPr="00827A3C">
        <w:rPr>
          <w:rFonts w:ascii="Times New Roman" w:hAnsi="Times New Roman" w:cs="Times New Roman"/>
          <w:sz w:val="24"/>
          <w:szCs w:val="24"/>
        </w:rPr>
        <w:t xml:space="preserve"> saving design costs.</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The complexity of the design problems inevitably leads to the rational design of more complex model instance, covers the core logic design rational model of design thinking designers example and reduces the efficiency of the model reuse. So we need abstract the rational design model properly to extract the main thread design decisions and to highlight the core logic design thinking.</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Therefore, for the convenience of designers to quickly design a rational and efficient use of knowledge, this research studies the main thread of the extraction algorithm of design decisions and extracts the main vein from node identification, relationship inference, </w:t>
      </w:r>
      <w:proofErr w:type="gramStart"/>
      <w:r w:rsidRPr="00827A3C">
        <w:rPr>
          <w:rFonts w:ascii="Times New Roman" w:hAnsi="Times New Roman" w:cs="Times New Roman"/>
          <w:sz w:val="24"/>
          <w:szCs w:val="24"/>
        </w:rPr>
        <w:t>structural</w:t>
      </w:r>
      <w:proofErr w:type="gramEnd"/>
      <w:r w:rsidRPr="00827A3C">
        <w:rPr>
          <w:rFonts w:ascii="Times New Roman" w:hAnsi="Times New Roman" w:cs="Times New Roman"/>
          <w:sz w:val="24"/>
          <w:szCs w:val="24"/>
        </w:rPr>
        <w:t xml:space="preserve"> recommendations and so on.</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The main </w:t>
      </w:r>
      <w:proofErr w:type="gramStart"/>
      <w:r w:rsidRPr="00827A3C">
        <w:rPr>
          <w:rFonts w:ascii="Times New Roman" w:hAnsi="Times New Roman" w:cs="Times New Roman"/>
          <w:sz w:val="24"/>
          <w:szCs w:val="24"/>
        </w:rPr>
        <w:t>work of this paper are</w:t>
      </w:r>
      <w:proofErr w:type="gramEnd"/>
      <w:r w:rsidRPr="00827A3C">
        <w:rPr>
          <w:rFonts w:ascii="Times New Roman" w:hAnsi="Times New Roman" w:cs="Times New Roman"/>
          <w:sz w:val="24"/>
          <w:szCs w:val="24"/>
        </w:rPr>
        <w:t xml:space="preserve"> the following:</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(1) Establishing a rational design algorithm used experimental model instance: half a box of parts design model of rational knowledge of mold design and rational and use the </w:t>
      </w:r>
      <w:proofErr w:type="spellStart"/>
      <w:r w:rsidRPr="00827A3C">
        <w:rPr>
          <w:rFonts w:ascii="Times New Roman" w:hAnsi="Times New Roman" w:cs="Times New Roman"/>
          <w:sz w:val="24"/>
          <w:szCs w:val="24"/>
        </w:rPr>
        <w:t>DesignRationaleTool</w:t>
      </w:r>
      <w:proofErr w:type="spellEnd"/>
      <w:r w:rsidRPr="00827A3C">
        <w:rPr>
          <w:rFonts w:ascii="Times New Roman" w:hAnsi="Times New Roman" w:cs="Times New Roman"/>
          <w:sz w:val="24"/>
          <w:szCs w:val="24"/>
        </w:rPr>
        <w:t xml:space="preserve"> generated XML file model.</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(2) Using Java class libraries W3C DOM, J2SE XML, J2SE SAX to achieve rational knowledge model of design load and store XML documents. Proposing the design rational knowledge model building normative checking algorithm, studies the design proposed rational knowledge model main context extraction methods of the early </w:t>
      </w:r>
      <w:proofErr w:type="gramStart"/>
      <w:r w:rsidRPr="00827A3C">
        <w:rPr>
          <w:rFonts w:ascii="Times New Roman" w:hAnsi="Times New Roman" w:cs="Times New Roman"/>
          <w:sz w:val="24"/>
          <w:szCs w:val="24"/>
        </w:rPr>
        <w:t>laboratory .</w:t>
      </w:r>
      <w:proofErr w:type="gramEnd"/>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(3) From designing Java programming language, this paper verifies the algorithm of the design of rational knowledge model which has been constructed.</w:t>
      </w:r>
    </w:p>
    <w:p w:rsidR="00827A3C" w:rsidRPr="00827A3C" w:rsidRDefault="00827A3C" w:rsidP="00827A3C">
      <w:pPr>
        <w:ind w:firstLineChars="200" w:firstLine="562"/>
        <w:rPr>
          <w:rFonts w:ascii="Times New Roman" w:hAnsi="Times New Roman" w:cs="Times New Roman"/>
          <w:sz w:val="24"/>
          <w:szCs w:val="24"/>
        </w:rPr>
      </w:pPr>
      <w:r w:rsidRPr="00827A3C">
        <w:rPr>
          <w:rFonts w:ascii="Times New Roman" w:hAnsi="Times New Roman" w:cs="Times New Roman"/>
          <w:b/>
          <w:sz w:val="28"/>
          <w:szCs w:val="28"/>
        </w:rPr>
        <w:t>Keywords:</w:t>
      </w:r>
      <w:r w:rsidR="00D333BE" w:rsidRPr="00D333BE">
        <w:rPr>
          <w:rFonts w:ascii="Times New Roman" w:hAnsi="Times New Roman" w:cs="Times New Roman"/>
          <w:sz w:val="24"/>
          <w:szCs w:val="24"/>
        </w:rPr>
        <w:t xml:space="preserve"> </w:t>
      </w:r>
      <w:r w:rsidR="00D333BE">
        <w:rPr>
          <w:rFonts w:ascii="Times New Roman" w:hAnsi="Times New Roman" w:cs="Times New Roman" w:hint="eastAsia"/>
          <w:sz w:val="24"/>
          <w:szCs w:val="24"/>
        </w:rPr>
        <w:t>d</w:t>
      </w:r>
      <w:r w:rsidR="00D333BE">
        <w:rPr>
          <w:rFonts w:ascii="Times New Roman" w:hAnsi="Times New Roman" w:cs="Times New Roman"/>
          <w:sz w:val="24"/>
          <w:szCs w:val="24"/>
        </w:rPr>
        <w:t>esign</w:t>
      </w:r>
      <w:r w:rsidR="00D333BE">
        <w:rPr>
          <w:rFonts w:ascii="Times New Roman" w:hAnsi="Times New Roman" w:cs="Times New Roman" w:hint="eastAsia"/>
          <w:sz w:val="24"/>
          <w:szCs w:val="24"/>
        </w:rPr>
        <w:t xml:space="preserve"> r</w:t>
      </w:r>
      <w:r w:rsidR="00D333BE" w:rsidRPr="00827A3C">
        <w:rPr>
          <w:rFonts w:ascii="Times New Roman" w:hAnsi="Times New Roman" w:cs="Times New Roman"/>
          <w:sz w:val="24"/>
          <w:szCs w:val="24"/>
        </w:rPr>
        <w:t>ationale</w:t>
      </w:r>
      <w:r w:rsidRPr="00827A3C">
        <w:rPr>
          <w:rFonts w:ascii="Times New Roman" w:hAnsi="Times New Roman" w:cs="Times New Roman"/>
          <w:sz w:val="24"/>
          <w:szCs w:val="24"/>
        </w:rPr>
        <w:t>, main vein, extraction method, Java</w:t>
      </w:r>
    </w:p>
    <w:p w:rsidR="00C2439D" w:rsidRDefault="00C2439D">
      <w:pPr>
        <w:widowControl/>
        <w:jc w:val="left"/>
        <w:rPr>
          <w:rFonts w:ascii="Times New Roman" w:hAnsi="Times New Roman" w:cs="Times New Roman"/>
          <w:b/>
          <w:sz w:val="28"/>
          <w:szCs w:val="28"/>
        </w:rPr>
      </w:pPr>
    </w:p>
    <w:p w:rsidR="00C2439D" w:rsidRDefault="00C2439D">
      <w:pPr>
        <w:widowControl/>
        <w:jc w:val="left"/>
        <w:rPr>
          <w:rFonts w:ascii="Times New Roman" w:hAnsi="Times New Roman" w:cs="Times New Roman"/>
          <w:b/>
          <w:sz w:val="28"/>
          <w:szCs w:val="28"/>
        </w:rPr>
      </w:pPr>
      <w:r>
        <w:rPr>
          <w:rFonts w:ascii="Times New Roman" w:hAnsi="Times New Roman" w:cs="Times New Roman"/>
          <w:b/>
          <w:sz w:val="28"/>
          <w:szCs w:val="28"/>
        </w:rPr>
        <w:br w:type="page"/>
      </w:r>
    </w:p>
    <w:p w:rsidR="00C2439D" w:rsidRDefault="00C2439D" w:rsidP="00C2439D">
      <w:pPr>
        <w:widowControl/>
        <w:jc w:val="center"/>
        <w:rPr>
          <w:rFonts w:ascii="Times New Roman" w:hAnsi="Times New Roman" w:cs="Times New Roman"/>
          <w:b/>
          <w:sz w:val="28"/>
          <w:szCs w:val="28"/>
        </w:rPr>
      </w:pPr>
    </w:p>
    <w:sdt>
      <w:sdtPr>
        <w:rPr>
          <w:rFonts w:asciiTheme="minorHAnsi" w:eastAsiaTheme="minorEastAsia" w:hAnsiTheme="minorHAnsi" w:cstheme="minorBidi"/>
          <w:b w:val="0"/>
          <w:bCs w:val="0"/>
          <w:color w:val="auto"/>
          <w:kern w:val="2"/>
          <w:sz w:val="21"/>
          <w:szCs w:val="22"/>
          <w:lang w:val="zh-CN"/>
        </w:rPr>
        <w:id w:val="412366921"/>
        <w:docPartObj>
          <w:docPartGallery w:val="Table of Contents"/>
          <w:docPartUnique/>
        </w:docPartObj>
      </w:sdtPr>
      <w:sdtEndPr/>
      <w:sdtContent>
        <w:p w:rsidR="00C2439D" w:rsidRDefault="00C2439D" w:rsidP="00C2439D">
          <w:pPr>
            <w:pStyle w:val="TOC"/>
            <w:jc w:val="center"/>
          </w:pPr>
          <w:r>
            <w:rPr>
              <w:lang w:val="zh-CN"/>
            </w:rPr>
            <w:t>目录</w:t>
          </w:r>
        </w:p>
        <w:p w:rsidR="00C2439D" w:rsidRDefault="00C2439D">
          <w:pPr>
            <w:pStyle w:val="10"/>
            <w:tabs>
              <w:tab w:val="right" w:leader="dot" w:pos="8296"/>
            </w:tabs>
            <w:rPr>
              <w:noProof/>
            </w:rPr>
          </w:pPr>
          <w:r>
            <w:fldChar w:fldCharType="begin"/>
          </w:r>
          <w:r>
            <w:instrText xml:space="preserve"> TOC \o "1-3" \h \z \u </w:instrText>
          </w:r>
          <w:r>
            <w:fldChar w:fldCharType="separate"/>
          </w:r>
          <w:hyperlink w:anchor="_Toc420936232" w:history="1">
            <w:r w:rsidRPr="00083554">
              <w:rPr>
                <w:rStyle w:val="a6"/>
                <w:rFonts w:hint="eastAsia"/>
                <w:b/>
                <w:noProof/>
              </w:rPr>
              <w:t>本人声明</w:t>
            </w:r>
            <w:r>
              <w:rPr>
                <w:noProof/>
                <w:webHidden/>
              </w:rPr>
              <w:tab/>
            </w:r>
            <w:r>
              <w:rPr>
                <w:noProof/>
                <w:webHidden/>
              </w:rPr>
              <w:fldChar w:fldCharType="begin"/>
            </w:r>
            <w:r>
              <w:rPr>
                <w:noProof/>
                <w:webHidden/>
              </w:rPr>
              <w:instrText xml:space="preserve"> PAGEREF _Toc420936232 \h </w:instrText>
            </w:r>
            <w:r>
              <w:rPr>
                <w:noProof/>
                <w:webHidden/>
              </w:rPr>
            </w:r>
            <w:r>
              <w:rPr>
                <w:noProof/>
                <w:webHidden/>
              </w:rPr>
              <w:fldChar w:fldCharType="separate"/>
            </w:r>
            <w:r>
              <w:rPr>
                <w:noProof/>
                <w:webHidden/>
              </w:rPr>
              <w:t>1</w:t>
            </w:r>
            <w:r>
              <w:rPr>
                <w:noProof/>
                <w:webHidden/>
              </w:rPr>
              <w:fldChar w:fldCharType="end"/>
            </w:r>
          </w:hyperlink>
        </w:p>
        <w:p w:rsidR="00C2439D" w:rsidRDefault="00A829B4">
          <w:pPr>
            <w:pStyle w:val="10"/>
            <w:tabs>
              <w:tab w:val="right" w:leader="dot" w:pos="8296"/>
            </w:tabs>
            <w:rPr>
              <w:noProof/>
            </w:rPr>
          </w:pPr>
          <w:hyperlink w:anchor="_Toc420936233" w:history="1">
            <w:r w:rsidR="00C2439D" w:rsidRPr="00083554">
              <w:rPr>
                <w:rStyle w:val="a6"/>
                <w:rFonts w:ascii="Times New Roman" w:hAnsi="Times New Roman" w:cs="Times New Roman" w:hint="eastAsia"/>
                <w:noProof/>
              </w:rPr>
              <w:t>摘</w:t>
            </w:r>
            <w:r w:rsidR="00C2439D" w:rsidRPr="00083554">
              <w:rPr>
                <w:rStyle w:val="a6"/>
                <w:rFonts w:ascii="Times New Roman" w:hAnsi="Times New Roman" w:cs="Times New Roman"/>
                <w:noProof/>
              </w:rPr>
              <w:t xml:space="preserve">  </w:t>
            </w:r>
            <w:r w:rsidR="00C2439D" w:rsidRPr="00083554">
              <w:rPr>
                <w:rStyle w:val="a6"/>
                <w:rFonts w:ascii="Times New Roman" w:hAnsi="Times New Roman" w:cs="Times New Roman" w:hint="eastAsia"/>
                <w:noProof/>
              </w:rPr>
              <w:t>要</w:t>
            </w:r>
            <w:r w:rsidR="00C2439D">
              <w:rPr>
                <w:noProof/>
                <w:webHidden/>
              </w:rPr>
              <w:tab/>
            </w:r>
            <w:r w:rsidR="00C2439D">
              <w:rPr>
                <w:noProof/>
                <w:webHidden/>
              </w:rPr>
              <w:fldChar w:fldCharType="begin"/>
            </w:r>
            <w:r w:rsidR="00C2439D">
              <w:rPr>
                <w:noProof/>
                <w:webHidden/>
              </w:rPr>
              <w:instrText xml:space="preserve"> PAGEREF _Toc420936233 \h </w:instrText>
            </w:r>
            <w:r w:rsidR="00C2439D">
              <w:rPr>
                <w:noProof/>
                <w:webHidden/>
              </w:rPr>
            </w:r>
            <w:r w:rsidR="00C2439D">
              <w:rPr>
                <w:noProof/>
                <w:webHidden/>
              </w:rPr>
              <w:fldChar w:fldCharType="separate"/>
            </w:r>
            <w:r w:rsidR="00C2439D">
              <w:rPr>
                <w:noProof/>
                <w:webHidden/>
              </w:rPr>
              <w:t>2</w:t>
            </w:r>
            <w:r w:rsidR="00C2439D">
              <w:rPr>
                <w:noProof/>
                <w:webHidden/>
              </w:rPr>
              <w:fldChar w:fldCharType="end"/>
            </w:r>
          </w:hyperlink>
        </w:p>
        <w:p w:rsidR="00C2439D" w:rsidRDefault="00A829B4">
          <w:pPr>
            <w:pStyle w:val="10"/>
            <w:tabs>
              <w:tab w:val="right" w:leader="dot" w:pos="8296"/>
            </w:tabs>
            <w:rPr>
              <w:noProof/>
            </w:rPr>
          </w:pPr>
          <w:hyperlink w:anchor="_Toc420936234" w:history="1">
            <w:r w:rsidR="00C2439D" w:rsidRPr="00083554">
              <w:rPr>
                <w:rStyle w:val="a6"/>
                <w:rFonts w:ascii="Times New Roman" w:hAnsi="Times New Roman" w:cs="Times New Roman"/>
                <w:noProof/>
              </w:rPr>
              <w:t>Abstract</w:t>
            </w:r>
            <w:r w:rsidR="00C2439D">
              <w:rPr>
                <w:noProof/>
                <w:webHidden/>
              </w:rPr>
              <w:tab/>
            </w:r>
            <w:r w:rsidR="00C2439D">
              <w:rPr>
                <w:noProof/>
                <w:webHidden/>
              </w:rPr>
              <w:fldChar w:fldCharType="begin"/>
            </w:r>
            <w:r w:rsidR="00C2439D">
              <w:rPr>
                <w:noProof/>
                <w:webHidden/>
              </w:rPr>
              <w:instrText xml:space="preserve"> PAGEREF _Toc420936234 \h </w:instrText>
            </w:r>
            <w:r w:rsidR="00C2439D">
              <w:rPr>
                <w:noProof/>
                <w:webHidden/>
              </w:rPr>
            </w:r>
            <w:r w:rsidR="00C2439D">
              <w:rPr>
                <w:noProof/>
                <w:webHidden/>
              </w:rPr>
              <w:fldChar w:fldCharType="separate"/>
            </w:r>
            <w:r w:rsidR="00C2439D">
              <w:rPr>
                <w:noProof/>
                <w:webHidden/>
              </w:rPr>
              <w:t>3</w:t>
            </w:r>
            <w:r w:rsidR="00C2439D">
              <w:rPr>
                <w:noProof/>
                <w:webHidden/>
              </w:rPr>
              <w:fldChar w:fldCharType="end"/>
            </w:r>
          </w:hyperlink>
        </w:p>
        <w:p w:rsidR="00C2439D" w:rsidRDefault="00A829B4">
          <w:pPr>
            <w:pStyle w:val="10"/>
            <w:tabs>
              <w:tab w:val="left" w:pos="420"/>
              <w:tab w:val="right" w:leader="dot" w:pos="8296"/>
            </w:tabs>
            <w:rPr>
              <w:noProof/>
            </w:rPr>
          </w:pPr>
          <w:hyperlink w:anchor="_Toc420936235" w:history="1">
            <w:r w:rsidR="00C2439D" w:rsidRPr="00083554">
              <w:rPr>
                <w:rStyle w:val="a6"/>
                <w:rFonts w:ascii="Times New Roman" w:hAnsi="Times New Roman" w:cs="Times New Roman"/>
                <w:noProof/>
              </w:rPr>
              <w:t>1</w:t>
            </w:r>
            <w:r w:rsidR="00C2439D">
              <w:rPr>
                <w:noProof/>
              </w:rPr>
              <w:tab/>
            </w:r>
            <w:r w:rsidR="00C2439D" w:rsidRPr="00083554">
              <w:rPr>
                <w:rStyle w:val="a6"/>
                <w:rFonts w:ascii="Times New Roman" w:hAnsi="Times New Roman" w:cs="Times New Roman" w:hint="eastAsia"/>
                <w:noProof/>
              </w:rPr>
              <w:t>绪</w:t>
            </w:r>
            <w:r w:rsidR="00C2439D" w:rsidRPr="00083554">
              <w:rPr>
                <w:rStyle w:val="a6"/>
                <w:rFonts w:ascii="Times New Roman" w:hAnsi="Times New Roman" w:cs="Times New Roman"/>
                <w:noProof/>
              </w:rPr>
              <w:t xml:space="preserve"> </w:t>
            </w:r>
            <w:r w:rsidR="00C2439D" w:rsidRPr="00083554">
              <w:rPr>
                <w:rStyle w:val="a6"/>
                <w:rFonts w:ascii="Times New Roman" w:hAnsi="Times New Roman" w:cs="Times New Roman" w:hint="eastAsia"/>
                <w:noProof/>
              </w:rPr>
              <w:t>论</w:t>
            </w:r>
            <w:r w:rsidR="00C2439D">
              <w:rPr>
                <w:noProof/>
                <w:webHidden/>
              </w:rPr>
              <w:tab/>
            </w:r>
            <w:r w:rsidR="00C2439D">
              <w:rPr>
                <w:noProof/>
                <w:webHidden/>
              </w:rPr>
              <w:fldChar w:fldCharType="begin"/>
            </w:r>
            <w:r w:rsidR="00C2439D">
              <w:rPr>
                <w:noProof/>
                <w:webHidden/>
              </w:rPr>
              <w:instrText xml:space="preserve"> PAGEREF _Toc420936235 \h </w:instrText>
            </w:r>
            <w:r w:rsidR="00C2439D">
              <w:rPr>
                <w:noProof/>
                <w:webHidden/>
              </w:rPr>
            </w:r>
            <w:r w:rsidR="00C2439D">
              <w:rPr>
                <w:noProof/>
                <w:webHidden/>
              </w:rPr>
              <w:fldChar w:fldCharType="separate"/>
            </w:r>
            <w:r w:rsidR="00C2439D">
              <w:rPr>
                <w:noProof/>
                <w:webHidden/>
              </w:rPr>
              <w:t>6</w:t>
            </w:r>
            <w:r w:rsidR="00C2439D">
              <w:rPr>
                <w:noProof/>
                <w:webHidden/>
              </w:rPr>
              <w:fldChar w:fldCharType="end"/>
            </w:r>
          </w:hyperlink>
        </w:p>
        <w:p w:rsidR="00C2439D" w:rsidRDefault="00A829B4">
          <w:pPr>
            <w:pStyle w:val="20"/>
            <w:tabs>
              <w:tab w:val="left" w:pos="1050"/>
              <w:tab w:val="right" w:leader="dot" w:pos="8296"/>
            </w:tabs>
            <w:rPr>
              <w:noProof/>
            </w:rPr>
          </w:pPr>
          <w:hyperlink w:anchor="_Toc420936236" w:history="1">
            <w:r w:rsidR="00C2439D" w:rsidRPr="00083554">
              <w:rPr>
                <w:rStyle w:val="a6"/>
                <w:rFonts w:ascii="Times New Roman" w:hAnsi="Times New Roman" w:cs="Times New Roman"/>
                <w:noProof/>
              </w:rPr>
              <w:t>1.1</w:t>
            </w:r>
            <w:r w:rsidR="00C2439D">
              <w:rPr>
                <w:noProof/>
              </w:rPr>
              <w:tab/>
            </w:r>
            <w:r w:rsidR="00C2439D" w:rsidRPr="00083554">
              <w:rPr>
                <w:rStyle w:val="a6"/>
                <w:rFonts w:ascii="Times New Roman" w:hAnsi="Times New Roman" w:cs="Times New Roman" w:hint="eastAsia"/>
                <w:noProof/>
              </w:rPr>
              <w:t>研究背景及意义</w:t>
            </w:r>
            <w:r w:rsidR="00C2439D">
              <w:rPr>
                <w:noProof/>
                <w:webHidden/>
              </w:rPr>
              <w:tab/>
            </w:r>
            <w:r w:rsidR="00C2439D">
              <w:rPr>
                <w:noProof/>
                <w:webHidden/>
              </w:rPr>
              <w:fldChar w:fldCharType="begin"/>
            </w:r>
            <w:r w:rsidR="00C2439D">
              <w:rPr>
                <w:noProof/>
                <w:webHidden/>
              </w:rPr>
              <w:instrText xml:space="preserve"> PAGEREF _Toc420936236 \h </w:instrText>
            </w:r>
            <w:r w:rsidR="00C2439D">
              <w:rPr>
                <w:noProof/>
                <w:webHidden/>
              </w:rPr>
            </w:r>
            <w:r w:rsidR="00C2439D">
              <w:rPr>
                <w:noProof/>
                <w:webHidden/>
              </w:rPr>
              <w:fldChar w:fldCharType="separate"/>
            </w:r>
            <w:r w:rsidR="00C2439D">
              <w:rPr>
                <w:noProof/>
                <w:webHidden/>
              </w:rPr>
              <w:t>6</w:t>
            </w:r>
            <w:r w:rsidR="00C2439D">
              <w:rPr>
                <w:noProof/>
                <w:webHidden/>
              </w:rPr>
              <w:fldChar w:fldCharType="end"/>
            </w:r>
          </w:hyperlink>
        </w:p>
        <w:p w:rsidR="00C2439D" w:rsidRDefault="00A829B4">
          <w:pPr>
            <w:pStyle w:val="30"/>
            <w:tabs>
              <w:tab w:val="left" w:pos="1680"/>
              <w:tab w:val="right" w:leader="dot" w:pos="8296"/>
            </w:tabs>
            <w:rPr>
              <w:noProof/>
            </w:rPr>
          </w:pPr>
          <w:hyperlink w:anchor="_Toc420936237" w:history="1">
            <w:r w:rsidR="00C2439D" w:rsidRPr="00083554">
              <w:rPr>
                <w:rStyle w:val="a6"/>
                <w:rFonts w:ascii="Times New Roman" w:hAnsi="Times New Roman" w:cs="Times New Roman"/>
                <w:noProof/>
              </w:rPr>
              <w:t>1.1.1</w:t>
            </w:r>
            <w:r w:rsidR="00C2439D">
              <w:rPr>
                <w:noProof/>
              </w:rPr>
              <w:tab/>
            </w:r>
            <w:r w:rsidR="00C2439D" w:rsidRPr="00083554">
              <w:rPr>
                <w:rStyle w:val="a6"/>
                <w:rFonts w:ascii="Times New Roman" w:hAnsi="Times New Roman" w:cs="Times New Roman" w:hint="eastAsia"/>
                <w:noProof/>
              </w:rPr>
              <w:t>研究背景</w:t>
            </w:r>
            <w:r w:rsidR="00C2439D">
              <w:rPr>
                <w:noProof/>
                <w:webHidden/>
              </w:rPr>
              <w:tab/>
            </w:r>
            <w:r w:rsidR="00C2439D">
              <w:rPr>
                <w:noProof/>
                <w:webHidden/>
              </w:rPr>
              <w:fldChar w:fldCharType="begin"/>
            </w:r>
            <w:r w:rsidR="00C2439D">
              <w:rPr>
                <w:noProof/>
                <w:webHidden/>
              </w:rPr>
              <w:instrText xml:space="preserve"> PAGEREF _Toc420936237 \h </w:instrText>
            </w:r>
            <w:r w:rsidR="00C2439D">
              <w:rPr>
                <w:noProof/>
                <w:webHidden/>
              </w:rPr>
            </w:r>
            <w:r w:rsidR="00C2439D">
              <w:rPr>
                <w:noProof/>
                <w:webHidden/>
              </w:rPr>
              <w:fldChar w:fldCharType="separate"/>
            </w:r>
            <w:r w:rsidR="00C2439D">
              <w:rPr>
                <w:noProof/>
                <w:webHidden/>
              </w:rPr>
              <w:t>6</w:t>
            </w:r>
            <w:r w:rsidR="00C2439D">
              <w:rPr>
                <w:noProof/>
                <w:webHidden/>
              </w:rPr>
              <w:fldChar w:fldCharType="end"/>
            </w:r>
          </w:hyperlink>
        </w:p>
        <w:p w:rsidR="00C2439D" w:rsidRDefault="00A829B4">
          <w:pPr>
            <w:pStyle w:val="30"/>
            <w:tabs>
              <w:tab w:val="left" w:pos="1680"/>
              <w:tab w:val="right" w:leader="dot" w:pos="8296"/>
            </w:tabs>
            <w:rPr>
              <w:noProof/>
            </w:rPr>
          </w:pPr>
          <w:hyperlink w:anchor="_Toc420936238" w:history="1">
            <w:r w:rsidR="00C2439D" w:rsidRPr="00083554">
              <w:rPr>
                <w:rStyle w:val="a6"/>
                <w:rFonts w:ascii="Times New Roman" w:hAnsi="Times New Roman" w:cs="Times New Roman"/>
                <w:noProof/>
              </w:rPr>
              <w:t>1.1.2</w:t>
            </w:r>
            <w:r w:rsidR="00C2439D">
              <w:rPr>
                <w:noProof/>
              </w:rPr>
              <w:tab/>
            </w:r>
            <w:r w:rsidR="00C2439D" w:rsidRPr="00083554">
              <w:rPr>
                <w:rStyle w:val="a6"/>
                <w:rFonts w:ascii="Times New Roman" w:hAnsi="Times New Roman" w:cs="Times New Roman" w:hint="eastAsia"/>
                <w:bCs/>
                <w:noProof/>
              </w:rPr>
              <w:t>研究意义</w:t>
            </w:r>
            <w:r w:rsidR="00C2439D">
              <w:rPr>
                <w:noProof/>
                <w:webHidden/>
              </w:rPr>
              <w:tab/>
            </w:r>
            <w:r w:rsidR="00C2439D">
              <w:rPr>
                <w:noProof/>
                <w:webHidden/>
              </w:rPr>
              <w:fldChar w:fldCharType="begin"/>
            </w:r>
            <w:r w:rsidR="00C2439D">
              <w:rPr>
                <w:noProof/>
                <w:webHidden/>
              </w:rPr>
              <w:instrText xml:space="preserve"> PAGEREF _Toc420936238 \h </w:instrText>
            </w:r>
            <w:r w:rsidR="00C2439D">
              <w:rPr>
                <w:noProof/>
                <w:webHidden/>
              </w:rPr>
            </w:r>
            <w:r w:rsidR="00C2439D">
              <w:rPr>
                <w:noProof/>
                <w:webHidden/>
              </w:rPr>
              <w:fldChar w:fldCharType="separate"/>
            </w:r>
            <w:r w:rsidR="00C2439D">
              <w:rPr>
                <w:noProof/>
                <w:webHidden/>
              </w:rPr>
              <w:t>7</w:t>
            </w:r>
            <w:r w:rsidR="00C2439D">
              <w:rPr>
                <w:noProof/>
                <w:webHidden/>
              </w:rPr>
              <w:fldChar w:fldCharType="end"/>
            </w:r>
          </w:hyperlink>
        </w:p>
        <w:p w:rsidR="00C2439D" w:rsidRDefault="00A829B4">
          <w:pPr>
            <w:pStyle w:val="20"/>
            <w:tabs>
              <w:tab w:val="left" w:pos="1050"/>
              <w:tab w:val="right" w:leader="dot" w:pos="8296"/>
            </w:tabs>
            <w:rPr>
              <w:noProof/>
            </w:rPr>
          </w:pPr>
          <w:hyperlink w:anchor="_Toc420936239" w:history="1">
            <w:r w:rsidR="00C2439D" w:rsidRPr="00083554">
              <w:rPr>
                <w:rStyle w:val="a6"/>
                <w:rFonts w:ascii="Times New Roman" w:hAnsi="Times New Roman" w:cs="Times New Roman"/>
                <w:noProof/>
              </w:rPr>
              <w:t>1.2</w:t>
            </w:r>
            <w:r w:rsidR="00C2439D">
              <w:rPr>
                <w:noProof/>
              </w:rPr>
              <w:tab/>
            </w:r>
            <w:r w:rsidR="00C2439D" w:rsidRPr="00083554">
              <w:rPr>
                <w:rStyle w:val="a6"/>
                <w:rFonts w:ascii="Times New Roman" w:hAnsi="Times New Roman" w:cs="Times New Roman" w:hint="eastAsia"/>
                <w:noProof/>
              </w:rPr>
              <w:t>相关研究现状</w:t>
            </w:r>
            <w:r w:rsidR="00C2439D">
              <w:rPr>
                <w:noProof/>
                <w:webHidden/>
              </w:rPr>
              <w:tab/>
            </w:r>
            <w:r w:rsidR="00C2439D">
              <w:rPr>
                <w:noProof/>
                <w:webHidden/>
              </w:rPr>
              <w:fldChar w:fldCharType="begin"/>
            </w:r>
            <w:r w:rsidR="00C2439D">
              <w:rPr>
                <w:noProof/>
                <w:webHidden/>
              </w:rPr>
              <w:instrText xml:space="preserve"> PAGEREF _Toc420936239 \h </w:instrText>
            </w:r>
            <w:r w:rsidR="00C2439D">
              <w:rPr>
                <w:noProof/>
                <w:webHidden/>
              </w:rPr>
            </w:r>
            <w:r w:rsidR="00C2439D">
              <w:rPr>
                <w:noProof/>
                <w:webHidden/>
              </w:rPr>
              <w:fldChar w:fldCharType="separate"/>
            </w:r>
            <w:r w:rsidR="00C2439D">
              <w:rPr>
                <w:noProof/>
                <w:webHidden/>
              </w:rPr>
              <w:t>7</w:t>
            </w:r>
            <w:r w:rsidR="00C2439D">
              <w:rPr>
                <w:noProof/>
                <w:webHidden/>
              </w:rPr>
              <w:fldChar w:fldCharType="end"/>
            </w:r>
          </w:hyperlink>
        </w:p>
        <w:p w:rsidR="00C2439D" w:rsidRDefault="00A829B4">
          <w:pPr>
            <w:pStyle w:val="20"/>
            <w:tabs>
              <w:tab w:val="left" w:pos="1050"/>
              <w:tab w:val="right" w:leader="dot" w:pos="8296"/>
            </w:tabs>
            <w:rPr>
              <w:noProof/>
            </w:rPr>
          </w:pPr>
          <w:hyperlink w:anchor="_Toc420936240" w:history="1">
            <w:r w:rsidR="00C2439D" w:rsidRPr="00083554">
              <w:rPr>
                <w:rStyle w:val="a6"/>
                <w:rFonts w:ascii="Times New Roman" w:hAnsi="Times New Roman" w:cs="Times New Roman"/>
                <w:noProof/>
              </w:rPr>
              <w:t>1.3</w:t>
            </w:r>
            <w:r w:rsidR="00C2439D">
              <w:rPr>
                <w:noProof/>
              </w:rPr>
              <w:tab/>
            </w:r>
            <w:r w:rsidR="00C2439D" w:rsidRPr="00083554">
              <w:rPr>
                <w:rStyle w:val="a6"/>
                <w:rFonts w:ascii="Times New Roman" w:hAnsi="Times New Roman" w:cs="Times New Roman" w:hint="eastAsia"/>
                <w:noProof/>
              </w:rPr>
              <w:t>本课题研究内容</w:t>
            </w:r>
            <w:r w:rsidR="00C2439D">
              <w:rPr>
                <w:noProof/>
                <w:webHidden/>
              </w:rPr>
              <w:tab/>
            </w:r>
            <w:r w:rsidR="00C2439D">
              <w:rPr>
                <w:noProof/>
                <w:webHidden/>
              </w:rPr>
              <w:fldChar w:fldCharType="begin"/>
            </w:r>
            <w:r w:rsidR="00C2439D">
              <w:rPr>
                <w:noProof/>
                <w:webHidden/>
              </w:rPr>
              <w:instrText xml:space="preserve"> PAGEREF _Toc420936240 \h </w:instrText>
            </w:r>
            <w:r w:rsidR="00C2439D">
              <w:rPr>
                <w:noProof/>
                <w:webHidden/>
              </w:rPr>
            </w:r>
            <w:r w:rsidR="00C2439D">
              <w:rPr>
                <w:noProof/>
                <w:webHidden/>
              </w:rPr>
              <w:fldChar w:fldCharType="separate"/>
            </w:r>
            <w:r w:rsidR="00C2439D">
              <w:rPr>
                <w:noProof/>
                <w:webHidden/>
              </w:rPr>
              <w:t>9</w:t>
            </w:r>
            <w:r w:rsidR="00C2439D">
              <w:rPr>
                <w:noProof/>
                <w:webHidden/>
              </w:rPr>
              <w:fldChar w:fldCharType="end"/>
            </w:r>
          </w:hyperlink>
        </w:p>
        <w:p w:rsidR="00C2439D" w:rsidRDefault="00A829B4">
          <w:pPr>
            <w:pStyle w:val="20"/>
            <w:tabs>
              <w:tab w:val="left" w:pos="1050"/>
              <w:tab w:val="right" w:leader="dot" w:pos="8296"/>
            </w:tabs>
            <w:rPr>
              <w:noProof/>
            </w:rPr>
          </w:pPr>
          <w:hyperlink w:anchor="_Toc420936241" w:history="1">
            <w:r w:rsidR="00C2439D" w:rsidRPr="00083554">
              <w:rPr>
                <w:rStyle w:val="a6"/>
                <w:rFonts w:ascii="Times New Roman" w:hAnsi="Times New Roman" w:cs="Times New Roman"/>
                <w:noProof/>
              </w:rPr>
              <w:t>1.4</w:t>
            </w:r>
            <w:r w:rsidR="00C2439D">
              <w:rPr>
                <w:noProof/>
              </w:rPr>
              <w:tab/>
            </w:r>
            <w:r w:rsidR="00C2439D" w:rsidRPr="00083554">
              <w:rPr>
                <w:rStyle w:val="a6"/>
                <w:rFonts w:ascii="Times New Roman" w:hAnsi="Times New Roman" w:cs="Times New Roman" w:hint="eastAsia"/>
                <w:noProof/>
              </w:rPr>
              <w:t>论文组织结构</w:t>
            </w:r>
            <w:r w:rsidR="00C2439D">
              <w:rPr>
                <w:noProof/>
                <w:webHidden/>
              </w:rPr>
              <w:tab/>
            </w:r>
            <w:r w:rsidR="00C2439D">
              <w:rPr>
                <w:noProof/>
                <w:webHidden/>
              </w:rPr>
              <w:fldChar w:fldCharType="begin"/>
            </w:r>
            <w:r w:rsidR="00C2439D">
              <w:rPr>
                <w:noProof/>
                <w:webHidden/>
              </w:rPr>
              <w:instrText xml:space="preserve"> PAGEREF _Toc420936241 \h </w:instrText>
            </w:r>
            <w:r w:rsidR="00C2439D">
              <w:rPr>
                <w:noProof/>
                <w:webHidden/>
              </w:rPr>
            </w:r>
            <w:r w:rsidR="00C2439D">
              <w:rPr>
                <w:noProof/>
                <w:webHidden/>
              </w:rPr>
              <w:fldChar w:fldCharType="separate"/>
            </w:r>
            <w:r w:rsidR="00C2439D">
              <w:rPr>
                <w:noProof/>
                <w:webHidden/>
              </w:rPr>
              <w:t>10</w:t>
            </w:r>
            <w:r w:rsidR="00C2439D">
              <w:rPr>
                <w:noProof/>
                <w:webHidden/>
              </w:rPr>
              <w:fldChar w:fldCharType="end"/>
            </w:r>
          </w:hyperlink>
        </w:p>
        <w:p w:rsidR="00C2439D" w:rsidRDefault="00A829B4">
          <w:pPr>
            <w:pStyle w:val="10"/>
            <w:tabs>
              <w:tab w:val="left" w:pos="420"/>
              <w:tab w:val="right" w:leader="dot" w:pos="8296"/>
            </w:tabs>
            <w:rPr>
              <w:noProof/>
            </w:rPr>
          </w:pPr>
          <w:hyperlink w:anchor="_Toc420936242" w:history="1">
            <w:r w:rsidR="00C2439D" w:rsidRPr="00083554">
              <w:rPr>
                <w:rStyle w:val="a6"/>
                <w:rFonts w:ascii="Times New Roman" w:hAnsi="Times New Roman" w:cs="Times New Roman"/>
                <w:noProof/>
              </w:rPr>
              <w:t>2</w:t>
            </w:r>
            <w:r w:rsidR="00C2439D">
              <w:rPr>
                <w:noProof/>
              </w:rPr>
              <w:tab/>
            </w:r>
            <w:r w:rsidR="00C2439D" w:rsidRPr="00083554">
              <w:rPr>
                <w:rStyle w:val="a6"/>
                <w:rFonts w:ascii="Times New Roman" w:hAnsi="Times New Roman" w:cs="Times New Roman" w:hint="eastAsia"/>
                <w:noProof/>
              </w:rPr>
              <w:t>总体方案设计</w:t>
            </w:r>
            <w:r w:rsidR="00C2439D">
              <w:rPr>
                <w:noProof/>
                <w:webHidden/>
              </w:rPr>
              <w:tab/>
            </w:r>
            <w:r w:rsidR="00C2439D">
              <w:rPr>
                <w:noProof/>
                <w:webHidden/>
              </w:rPr>
              <w:fldChar w:fldCharType="begin"/>
            </w:r>
            <w:r w:rsidR="00C2439D">
              <w:rPr>
                <w:noProof/>
                <w:webHidden/>
              </w:rPr>
              <w:instrText xml:space="preserve"> PAGEREF _Toc420936242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A829B4">
          <w:pPr>
            <w:pStyle w:val="20"/>
            <w:tabs>
              <w:tab w:val="left" w:pos="1050"/>
              <w:tab w:val="right" w:leader="dot" w:pos="8296"/>
            </w:tabs>
            <w:rPr>
              <w:noProof/>
            </w:rPr>
          </w:pPr>
          <w:hyperlink w:anchor="_Toc420936245" w:history="1">
            <w:r w:rsidR="00C2439D" w:rsidRPr="00083554">
              <w:rPr>
                <w:rStyle w:val="a6"/>
                <w:rFonts w:ascii="Times New Roman" w:hAnsi="Times New Roman" w:cs="Times New Roman"/>
                <w:noProof/>
              </w:rPr>
              <w:t>2.1</w:t>
            </w:r>
            <w:r w:rsidR="00C2439D">
              <w:rPr>
                <w:noProof/>
              </w:rPr>
              <w:tab/>
            </w:r>
            <w:r w:rsidR="00C2439D" w:rsidRPr="00083554">
              <w:rPr>
                <w:rStyle w:val="a6"/>
                <w:rFonts w:ascii="Times New Roman" w:hAnsi="Times New Roman" w:cs="Times New Roman" w:hint="eastAsia"/>
                <w:noProof/>
              </w:rPr>
              <w:t>概述</w:t>
            </w:r>
            <w:r w:rsidR="00C2439D">
              <w:rPr>
                <w:noProof/>
                <w:webHidden/>
              </w:rPr>
              <w:tab/>
            </w:r>
            <w:r w:rsidR="00C2439D">
              <w:rPr>
                <w:noProof/>
                <w:webHidden/>
              </w:rPr>
              <w:fldChar w:fldCharType="begin"/>
            </w:r>
            <w:r w:rsidR="00C2439D">
              <w:rPr>
                <w:noProof/>
                <w:webHidden/>
              </w:rPr>
              <w:instrText xml:space="preserve"> PAGEREF _Toc420936245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A829B4">
          <w:pPr>
            <w:pStyle w:val="20"/>
            <w:tabs>
              <w:tab w:val="left" w:pos="1050"/>
              <w:tab w:val="right" w:leader="dot" w:pos="8296"/>
            </w:tabs>
            <w:rPr>
              <w:noProof/>
            </w:rPr>
          </w:pPr>
          <w:hyperlink w:anchor="_Toc420936246" w:history="1">
            <w:r w:rsidR="00C2439D" w:rsidRPr="00083554">
              <w:rPr>
                <w:rStyle w:val="a6"/>
                <w:rFonts w:ascii="Times New Roman" w:hAnsi="Times New Roman" w:cs="Times New Roman"/>
                <w:noProof/>
              </w:rPr>
              <w:t>2.2</w:t>
            </w:r>
            <w:r w:rsidR="00C2439D">
              <w:rPr>
                <w:noProof/>
              </w:rPr>
              <w:tab/>
            </w:r>
            <w:r w:rsidR="00C2439D" w:rsidRPr="00083554">
              <w:rPr>
                <w:rStyle w:val="a6"/>
                <w:rFonts w:ascii="Times New Roman" w:hAnsi="Times New Roman" w:cs="Times New Roman" w:hint="eastAsia"/>
                <w:noProof/>
              </w:rPr>
              <w:t>需求分析</w:t>
            </w:r>
            <w:r w:rsidR="00C2439D">
              <w:rPr>
                <w:noProof/>
                <w:webHidden/>
              </w:rPr>
              <w:tab/>
            </w:r>
            <w:r w:rsidR="00C2439D">
              <w:rPr>
                <w:noProof/>
                <w:webHidden/>
              </w:rPr>
              <w:fldChar w:fldCharType="begin"/>
            </w:r>
            <w:r w:rsidR="00C2439D">
              <w:rPr>
                <w:noProof/>
                <w:webHidden/>
              </w:rPr>
              <w:instrText xml:space="preserve"> PAGEREF _Toc420936246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A829B4">
          <w:pPr>
            <w:pStyle w:val="30"/>
            <w:tabs>
              <w:tab w:val="left" w:pos="1680"/>
              <w:tab w:val="right" w:leader="dot" w:pos="8296"/>
            </w:tabs>
            <w:rPr>
              <w:noProof/>
            </w:rPr>
          </w:pPr>
          <w:hyperlink w:anchor="_Toc420936247" w:history="1">
            <w:r w:rsidR="00C2439D" w:rsidRPr="00083554">
              <w:rPr>
                <w:rStyle w:val="a6"/>
                <w:rFonts w:ascii="Times New Roman" w:hAnsi="Times New Roman" w:cs="Times New Roman"/>
                <w:noProof/>
              </w:rPr>
              <w:t>2.2.1</w:t>
            </w:r>
            <w:r w:rsidR="00C2439D">
              <w:rPr>
                <w:noProof/>
              </w:rPr>
              <w:tab/>
            </w:r>
            <w:r w:rsidR="00C2439D" w:rsidRPr="00083554">
              <w:rPr>
                <w:rStyle w:val="a6"/>
                <w:rFonts w:ascii="Times New Roman" w:hAnsi="Times New Roman" w:cs="Times New Roman" w:hint="eastAsia"/>
                <w:noProof/>
              </w:rPr>
              <w:t>设计人员需求</w:t>
            </w:r>
            <w:r w:rsidR="00C2439D">
              <w:rPr>
                <w:noProof/>
                <w:webHidden/>
              </w:rPr>
              <w:tab/>
            </w:r>
            <w:r w:rsidR="00C2439D">
              <w:rPr>
                <w:noProof/>
                <w:webHidden/>
              </w:rPr>
              <w:fldChar w:fldCharType="begin"/>
            </w:r>
            <w:r w:rsidR="00C2439D">
              <w:rPr>
                <w:noProof/>
                <w:webHidden/>
              </w:rPr>
              <w:instrText xml:space="preserve"> PAGEREF _Toc420936247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A829B4">
          <w:pPr>
            <w:pStyle w:val="30"/>
            <w:tabs>
              <w:tab w:val="left" w:pos="1680"/>
              <w:tab w:val="right" w:leader="dot" w:pos="8296"/>
            </w:tabs>
            <w:rPr>
              <w:noProof/>
            </w:rPr>
          </w:pPr>
          <w:hyperlink w:anchor="_Toc420936248" w:history="1">
            <w:r w:rsidR="00C2439D" w:rsidRPr="00083554">
              <w:rPr>
                <w:rStyle w:val="a6"/>
                <w:rFonts w:ascii="Times New Roman" w:hAnsi="Times New Roman" w:cs="Times New Roman"/>
                <w:noProof/>
              </w:rPr>
              <w:t>2.2.2</w:t>
            </w:r>
            <w:r w:rsidR="00C2439D">
              <w:rPr>
                <w:noProof/>
              </w:rPr>
              <w:tab/>
            </w:r>
            <w:r w:rsidR="00C2439D" w:rsidRPr="00083554">
              <w:rPr>
                <w:rStyle w:val="a6"/>
                <w:rFonts w:ascii="Times New Roman" w:hAnsi="Times New Roman" w:cs="Times New Roman" w:hint="eastAsia"/>
                <w:noProof/>
              </w:rPr>
              <w:t>功能要求</w:t>
            </w:r>
            <w:r w:rsidR="00C2439D">
              <w:rPr>
                <w:noProof/>
                <w:webHidden/>
              </w:rPr>
              <w:tab/>
            </w:r>
            <w:r w:rsidR="00C2439D">
              <w:rPr>
                <w:noProof/>
                <w:webHidden/>
              </w:rPr>
              <w:fldChar w:fldCharType="begin"/>
            </w:r>
            <w:r w:rsidR="00C2439D">
              <w:rPr>
                <w:noProof/>
                <w:webHidden/>
              </w:rPr>
              <w:instrText xml:space="preserve"> PAGEREF _Toc420936248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A829B4">
          <w:pPr>
            <w:pStyle w:val="20"/>
            <w:tabs>
              <w:tab w:val="left" w:pos="1050"/>
              <w:tab w:val="right" w:leader="dot" w:pos="8296"/>
            </w:tabs>
            <w:rPr>
              <w:noProof/>
            </w:rPr>
          </w:pPr>
          <w:hyperlink w:anchor="_Toc420936249" w:history="1">
            <w:r w:rsidR="00C2439D" w:rsidRPr="00083554">
              <w:rPr>
                <w:rStyle w:val="a6"/>
                <w:rFonts w:ascii="Times New Roman" w:hAnsi="Times New Roman" w:cs="Times New Roman"/>
                <w:noProof/>
              </w:rPr>
              <w:t>2.3</w:t>
            </w:r>
            <w:r w:rsidR="00C2439D">
              <w:rPr>
                <w:noProof/>
              </w:rPr>
              <w:tab/>
            </w:r>
            <w:r w:rsidR="00C2439D" w:rsidRPr="00083554">
              <w:rPr>
                <w:rStyle w:val="a6"/>
                <w:rFonts w:ascii="Times New Roman" w:hAnsi="Times New Roman" w:cs="Times New Roman" w:hint="eastAsia"/>
                <w:noProof/>
              </w:rPr>
              <w:t>总体设计</w:t>
            </w:r>
            <w:r w:rsidR="00C2439D">
              <w:rPr>
                <w:noProof/>
                <w:webHidden/>
              </w:rPr>
              <w:tab/>
            </w:r>
            <w:r w:rsidR="00C2439D">
              <w:rPr>
                <w:noProof/>
                <w:webHidden/>
              </w:rPr>
              <w:fldChar w:fldCharType="begin"/>
            </w:r>
            <w:r w:rsidR="00C2439D">
              <w:rPr>
                <w:noProof/>
                <w:webHidden/>
              </w:rPr>
              <w:instrText xml:space="preserve"> PAGEREF _Toc420936249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A829B4">
          <w:pPr>
            <w:pStyle w:val="30"/>
            <w:tabs>
              <w:tab w:val="left" w:pos="1680"/>
              <w:tab w:val="right" w:leader="dot" w:pos="8296"/>
            </w:tabs>
            <w:rPr>
              <w:noProof/>
            </w:rPr>
          </w:pPr>
          <w:hyperlink w:anchor="_Toc420936250" w:history="1">
            <w:r w:rsidR="00C2439D" w:rsidRPr="00083554">
              <w:rPr>
                <w:rStyle w:val="a6"/>
                <w:rFonts w:ascii="Times New Roman" w:hAnsi="Times New Roman" w:cs="Times New Roman"/>
                <w:noProof/>
              </w:rPr>
              <w:t>2.3.1</w:t>
            </w:r>
            <w:r w:rsidR="00C2439D">
              <w:rPr>
                <w:noProof/>
              </w:rPr>
              <w:tab/>
            </w:r>
            <w:r w:rsidR="00C2439D" w:rsidRPr="00083554">
              <w:rPr>
                <w:rStyle w:val="a6"/>
                <w:rFonts w:ascii="Times New Roman" w:hAnsi="Times New Roman" w:cs="Times New Roman" w:hint="eastAsia"/>
                <w:noProof/>
              </w:rPr>
              <w:t>算法实现验证流程</w:t>
            </w:r>
            <w:r w:rsidR="00C2439D">
              <w:rPr>
                <w:noProof/>
                <w:webHidden/>
              </w:rPr>
              <w:tab/>
            </w:r>
            <w:r w:rsidR="00C2439D">
              <w:rPr>
                <w:noProof/>
                <w:webHidden/>
              </w:rPr>
              <w:fldChar w:fldCharType="begin"/>
            </w:r>
            <w:r w:rsidR="00C2439D">
              <w:rPr>
                <w:noProof/>
                <w:webHidden/>
              </w:rPr>
              <w:instrText xml:space="preserve"> PAGEREF _Toc420936250 \h </w:instrText>
            </w:r>
            <w:r w:rsidR="00C2439D">
              <w:rPr>
                <w:noProof/>
                <w:webHidden/>
              </w:rPr>
            </w:r>
            <w:r w:rsidR="00C2439D">
              <w:rPr>
                <w:noProof/>
                <w:webHidden/>
              </w:rPr>
              <w:fldChar w:fldCharType="separate"/>
            </w:r>
            <w:r w:rsidR="00C2439D">
              <w:rPr>
                <w:noProof/>
                <w:webHidden/>
              </w:rPr>
              <w:t>12</w:t>
            </w:r>
            <w:r w:rsidR="00C2439D">
              <w:rPr>
                <w:noProof/>
                <w:webHidden/>
              </w:rPr>
              <w:fldChar w:fldCharType="end"/>
            </w:r>
          </w:hyperlink>
        </w:p>
        <w:p w:rsidR="00C2439D" w:rsidRDefault="00A829B4">
          <w:pPr>
            <w:pStyle w:val="30"/>
            <w:tabs>
              <w:tab w:val="left" w:pos="1680"/>
              <w:tab w:val="right" w:leader="dot" w:pos="8296"/>
            </w:tabs>
            <w:rPr>
              <w:noProof/>
            </w:rPr>
          </w:pPr>
          <w:hyperlink w:anchor="_Toc420936251" w:history="1">
            <w:r w:rsidR="00C2439D" w:rsidRPr="00083554">
              <w:rPr>
                <w:rStyle w:val="a6"/>
                <w:rFonts w:ascii="Times New Roman" w:hAnsi="Times New Roman" w:cs="Times New Roman"/>
                <w:noProof/>
              </w:rPr>
              <w:t>2.3.2</w:t>
            </w:r>
            <w:r w:rsidR="00C2439D">
              <w:rPr>
                <w:noProof/>
              </w:rPr>
              <w:tab/>
            </w:r>
            <w:r w:rsidR="00C2439D" w:rsidRPr="00083554">
              <w:rPr>
                <w:rStyle w:val="a6"/>
                <w:rFonts w:ascii="Times New Roman" w:hAnsi="Times New Roman" w:cs="Times New Roman" w:hint="eastAsia"/>
                <w:noProof/>
              </w:rPr>
              <w:t>算法实现方式</w:t>
            </w:r>
            <w:r w:rsidR="00C2439D">
              <w:rPr>
                <w:noProof/>
                <w:webHidden/>
              </w:rPr>
              <w:tab/>
            </w:r>
            <w:r w:rsidR="00C2439D">
              <w:rPr>
                <w:noProof/>
                <w:webHidden/>
              </w:rPr>
              <w:fldChar w:fldCharType="begin"/>
            </w:r>
            <w:r w:rsidR="00C2439D">
              <w:rPr>
                <w:noProof/>
                <w:webHidden/>
              </w:rPr>
              <w:instrText xml:space="preserve"> PAGEREF _Toc420936251 \h </w:instrText>
            </w:r>
            <w:r w:rsidR="00C2439D">
              <w:rPr>
                <w:noProof/>
                <w:webHidden/>
              </w:rPr>
            </w:r>
            <w:r w:rsidR="00C2439D">
              <w:rPr>
                <w:noProof/>
                <w:webHidden/>
              </w:rPr>
              <w:fldChar w:fldCharType="separate"/>
            </w:r>
            <w:r w:rsidR="00C2439D">
              <w:rPr>
                <w:noProof/>
                <w:webHidden/>
              </w:rPr>
              <w:t>12</w:t>
            </w:r>
            <w:r w:rsidR="00C2439D">
              <w:rPr>
                <w:noProof/>
                <w:webHidden/>
              </w:rPr>
              <w:fldChar w:fldCharType="end"/>
            </w:r>
          </w:hyperlink>
        </w:p>
        <w:p w:rsidR="00C2439D" w:rsidRDefault="00A829B4">
          <w:pPr>
            <w:pStyle w:val="20"/>
            <w:tabs>
              <w:tab w:val="left" w:pos="1050"/>
              <w:tab w:val="right" w:leader="dot" w:pos="8296"/>
            </w:tabs>
            <w:rPr>
              <w:noProof/>
            </w:rPr>
          </w:pPr>
          <w:hyperlink w:anchor="_Toc420936252" w:history="1">
            <w:r w:rsidR="00C2439D" w:rsidRPr="00083554">
              <w:rPr>
                <w:rStyle w:val="a6"/>
                <w:rFonts w:ascii="Times New Roman" w:hAnsi="Times New Roman" w:cs="Times New Roman"/>
                <w:noProof/>
              </w:rPr>
              <w:t>2.4</w:t>
            </w:r>
            <w:r w:rsidR="00C2439D">
              <w:rPr>
                <w:noProof/>
              </w:rPr>
              <w:tab/>
            </w:r>
            <w:r w:rsidR="00C2439D" w:rsidRPr="00083554">
              <w:rPr>
                <w:rStyle w:val="a6"/>
                <w:rFonts w:ascii="Times New Roman" w:hAnsi="Times New Roman" w:cs="Times New Roman" w:hint="eastAsia"/>
                <w:noProof/>
              </w:rPr>
              <w:t>小结</w:t>
            </w:r>
            <w:r w:rsidR="00C2439D">
              <w:rPr>
                <w:noProof/>
                <w:webHidden/>
              </w:rPr>
              <w:tab/>
            </w:r>
            <w:r w:rsidR="00C2439D">
              <w:rPr>
                <w:noProof/>
                <w:webHidden/>
              </w:rPr>
              <w:fldChar w:fldCharType="begin"/>
            </w:r>
            <w:r w:rsidR="00C2439D">
              <w:rPr>
                <w:noProof/>
                <w:webHidden/>
              </w:rPr>
              <w:instrText xml:space="preserve"> PAGEREF _Toc420936252 \h </w:instrText>
            </w:r>
            <w:r w:rsidR="00C2439D">
              <w:rPr>
                <w:noProof/>
                <w:webHidden/>
              </w:rPr>
            </w:r>
            <w:r w:rsidR="00C2439D">
              <w:rPr>
                <w:noProof/>
                <w:webHidden/>
              </w:rPr>
              <w:fldChar w:fldCharType="separate"/>
            </w:r>
            <w:r w:rsidR="00C2439D">
              <w:rPr>
                <w:noProof/>
                <w:webHidden/>
              </w:rPr>
              <w:t>14</w:t>
            </w:r>
            <w:r w:rsidR="00C2439D">
              <w:rPr>
                <w:noProof/>
                <w:webHidden/>
              </w:rPr>
              <w:fldChar w:fldCharType="end"/>
            </w:r>
          </w:hyperlink>
        </w:p>
        <w:p w:rsidR="00C2439D" w:rsidRDefault="00A829B4">
          <w:pPr>
            <w:pStyle w:val="10"/>
            <w:tabs>
              <w:tab w:val="left" w:pos="420"/>
              <w:tab w:val="right" w:leader="dot" w:pos="8296"/>
            </w:tabs>
            <w:rPr>
              <w:noProof/>
            </w:rPr>
          </w:pPr>
          <w:hyperlink w:anchor="_Toc420936253" w:history="1">
            <w:r w:rsidR="00C2439D" w:rsidRPr="00083554">
              <w:rPr>
                <w:rStyle w:val="a6"/>
                <w:rFonts w:ascii="Times New Roman" w:hAnsi="Times New Roman" w:cs="Times New Roman"/>
                <w:noProof/>
              </w:rPr>
              <w:t>3</w:t>
            </w:r>
            <w:r w:rsidR="00C2439D">
              <w:rPr>
                <w:noProof/>
              </w:rPr>
              <w:tab/>
            </w:r>
            <w:r w:rsidR="00C2439D" w:rsidRPr="00083554">
              <w:rPr>
                <w:rStyle w:val="a6"/>
                <w:rFonts w:ascii="Times New Roman" w:hAnsi="Times New Roman" w:cs="Times New Roman" w:hint="eastAsia"/>
                <w:noProof/>
              </w:rPr>
              <w:t>设计理性知识建模</w:t>
            </w:r>
            <w:r w:rsidR="00C2439D">
              <w:rPr>
                <w:noProof/>
                <w:webHidden/>
              </w:rPr>
              <w:tab/>
            </w:r>
            <w:r w:rsidR="00C2439D">
              <w:rPr>
                <w:noProof/>
                <w:webHidden/>
              </w:rPr>
              <w:fldChar w:fldCharType="begin"/>
            </w:r>
            <w:r w:rsidR="00C2439D">
              <w:rPr>
                <w:noProof/>
                <w:webHidden/>
              </w:rPr>
              <w:instrText xml:space="preserve"> PAGEREF _Toc420936253 \h </w:instrText>
            </w:r>
            <w:r w:rsidR="00C2439D">
              <w:rPr>
                <w:noProof/>
                <w:webHidden/>
              </w:rPr>
            </w:r>
            <w:r w:rsidR="00C2439D">
              <w:rPr>
                <w:noProof/>
                <w:webHidden/>
              </w:rPr>
              <w:fldChar w:fldCharType="separate"/>
            </w:r>
            <w:r w:rsidR="00C2439D">
              <w:rPr>
                <w:noProof/>
                <w:webHidden/>
              </w:rPr>
              <w:t>15</w:t>
            </w:r>
            <w:r w:rsidR="00C2439D">
              <w:rPr>
                <w:noProof/>
                <w:webHidden/>
              </w:rPr>
              <w:fldChar w:fldCharType="end"/>
            </w:r>
          </w:hyperlink>
        </w:p>
        <w:p w:rsidR="00C2439D" w:rsidRDefault="00A829B4">
          <w:pPr>
            <w:pStyle w:val="20"/>
            <w:tabs>
              <w:tab w:val="left" w:pos="1050"/>
              <w:tab w:val="right" w:leader="dot" w:pos="8296"/>
            </w:tabs>
            <w:rPr>
              <w:noProof/>
            </w:rPr>
          </w:pPr>
          <w:hyperlink w:anchor="_Toc420936254" w:history="1">
            <w:r w:rsidR="00C2439D" w:rsidRPr="00083554">
              <w:rPr>
                <w:rStyle w:val="a6"/>
                <w:rFonts w:ascii="Times New Roman" w:hAnsi="Times New Roman" w:cs="Times New Roman"/>
                <w:noProof/>
              </w:rPr>
              <w:t>3.1</w:t>
            </w:r>
            <w:r w:rsidR="00C2439D">
              <w:rPr>
                <w:noProof/>
              </w:rPr>
              <w:tab/>
            </w:r>
            <w:r w:rsidR="00C2439D" w:rsidRPr="00083554">
              <w:rPr>
                <w:rStyle w:val="a6"/>
                <w:rFonts w:ascii="Times New Roman" w:hAnsi="Times New Roman" w:cs="Times New Roman" w:hint="eastAsia"/>
                <w:noProof/>
              </w:rPr>
              <w:t>概述</w:t>
            </w:r>
            <w:r w:rsidR="00C2439D">
              <w:rPr>
                <w:noProof/>
                <w:webHidden/>
              </w:rPr>
              <w:tab/>
            </w:r>
            <w:r w:rsidR="00C2439D">
              <w:rPr>
                <w:noProof/>
                <w:webHidden/>
              </w:rPr>
              <w:fldChar w:fldCharType="begin"/>
            </w:r>
            <w:r w:rsidR="00C2439D">
              <w:rPr>
                <w:noProof/>
                <w:webHidden/>
              </w:rPr>
              <w:instrText xml:space="preserve"> PAGEREF _Toc420936254 \h </w:instrText>
            </w:r>
            <w:r w:rsidR="00C2439D">
              <w:rPr>
                <w:noProof/>
                <w:webHidden/>
              </w:rPr>
            </w:r>
            <w:r w:rsidR="00C2439D">
              <w:rPr>
                <w:noProof/>
                <w:webHidden/>
              </w:rPr>
              <w:fldChar w:fldCharType="separate"/>
            </w:r>
            <w:r w:rsidR="00C2439D">
              <w:rPr>
                <w:noProof/>
                <w:webHidden/>
              </w:rPr>
              <w:t>15</w:t>
            </w:r>
            <w:r w:rsidR="00C2439D">
              <w:rPr>
                <w:noProof/>
                <w:webHidden/>
              </w:rPr>
              <w:fldChar w:fldCharType="end"/>
            </w:r>
          </w:hyperlink>
        </w:p>
        <w:p w:rsidR="00C2439D" w:rsidRDefault="00A829B4">
          <w:pPr>
            <w:pStyle w:val="20"/>
            <w:tabs>
              <w:tab w:val="left" w:pos="1050"/>
              <w:tab w:val="right" w:leader="dot" w:pos="8296"/>
            </w:tabs>
            <w:rPr>
              <w:noProof/>
            </w:rPr>
          </w:pPr>
          <w:hyperlink w:anchor="_Toc420936255" w:history="1">
            <w:r w:rsidR="00C2439D" w:rsidRPr="00083554">
              <w:rPr>
                <w:rStyle w:val="a6"/>
                <w:rFonts w:ascii="Times New Roman" w:hAnsi="Times New Roman" w:cs="Times New Roman"/>
                <w:noProof/>
              </w:rPr>
              <w:t>3.2</w:t>
            </w:r>
            <w:r w:rsidR="00C2439D">
              <w:rPr>
                <w:noProof/>
              </w:rPr>
              <w:tab/>
            </w:r>
            <w:r w:rsidR="00C2439D" w:rsidRPr="00083554">
              <w:rPr>
                <w:rStyle w:val="a6"/>
                <w:rFonts w:ascii="Times New Roman" w:hAnsi="Times New Roman" w:cs="Times New Roman" w:hint="eastAsia"/>
                <w:noProof/>
              </w:rPr>
              <w:t>可扩展标记语言</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w:t>
            </w:r>
            <w:r w:rsidR="00C2439D" w:rsidRPr="00083554">
              <w:rPr>
                <w:rStyle w:val="a6"/>
                <w:rFonts w:ascii="Times New Roman" w:hAnsi="Times New Roman" w:cs="Times New Roman"/>
                <w:noProof/>
              </w:rPr>
              <w:t>eXtensible Markup Language</w:t>
            </w:r>
            <w:r w:rsidR="00C2439D" w:rsidRPr="00083554">
              <w:rPr>
                <w:rStyle w:val="a6"/>
                <w:rFonts w:ascii="Times New Roman" w:hAnsi="Times New Roman" w:cs="Times New Roman" w:hint="eastAsia"/>
                <w:noProof/>
              </w:rPr>
              <w:t>）</w:t>
            </w:r>
            <w:r w:rsidR="00C2439D">
              <w:rPr>
                <w:noProof/>
                <w:webHidden/>
              </w:rPr>
              <w:tab/>
            </w:r>
            <w:r w:rsidR="00C2439D">
              <w:rPr>
                <w:noProof/>
                <w:webHidden/>
              </w:rPr>
              <w:fldChar w:fldCharType="begin"/>
            </w:r>
            <w:r w:rsidR="00C2439D">
              <w:rPr>
                <w:noProof/>
                <w:webHidden/>
              </w:rPr>
              <w:instrText xml:space="preserve"> PAGEREF _Toc420936255 \h </w:instrText>
            </w:r>
            <w:r w:rsidR="00C2439D">
              <w:rPr>
                <w:noProof/>
                <w:webHidden/>
              </w:rPr>
            </w:r>
            <w:r w:rsidR="00C2439D">
              <w:rPr>
                <w:noProof/>
                <w:webHidden/>
              </w:rPr>
              <w:fldChar w:fldCharType="separate"/>
            </w:r>
            <w:r w:rsidR="00C2439D">
              <w:rPr>
                <w:noProof/>
                <w:webHidden/>
              </w:rPr>
              <w:t>15</w:t>
            </w:r>
            <w:r w:rsidR="00C2439D">
              <w:rPr>
                <w:noProof/>
                <w:webHidden/>
              </w:rPr>
              <w:fldChar w:fldCharType="end"/>
            </w:r>
          </w:hyperlink>
        </w:p>
        <w:p w:rsidR="00C2439D" w:rsidRDefault="00A829B4">
          <w:pPr>
            <w:pStyle w:val="20"/>
            <w:tabs>
              <w:tab w:val="left" w:pos="1050"/>
              <w:tab w:val="right" w:leader="dot" w:pos="8296"/>
            </w:tabs>
            <w:rPr>
              <w:noProof/>
            </w:rPr>
          </w:pPr>
          <w:hyperlink w:anchor="_Toc420936256" w:history="1">
            <w:r w:rsidR="00C2439D" w:rsidRPr="00083554">
              <w:rPr>
                <w:rStyle w:val="a6"/>
                <w:rFonts w:ascii="Times New Roman" w:hAnsi="Times New Roman" w:cs="Times New Roman"/>
                <w:noProof/>
              </w:rPr>
              <w:t>3.3</w:t>
            </w:r>
            <w:r w:rsidR="00C2439D">
              <w:rPr>
                <w:noProof/>
              </w:rPr>
              <w:tab/>
            </w:r>
            <w:r w:rsidR="00C2439D" w:rsidRPr="00083554">
              <w:rPr>
                <w:rStyle w:val="a6"/>
                <w:rFonts w:ascii="Times New Roman" w:hAnsi="Times New Roman" w:cs="Times New Roman" w:hint="eastAsia"/>
                <w:noProof/>
              </w:rPr>
              <w:t>创建设计理性知识模型</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格式文件</w:t>
            </w:r>
            <w:r w:rsidR="00C2439D">
              <w:rPr>
                <w:noProof/>
                <w:webHidden/>
              </w:rPr>
              <w:tab/>
            </w:r>
            <w:r w:rsidR="00C2439D">
              <w:rPr>
                <w:noProof/>
                <w:webHidden/>
              </w:rPr>
              <w:fldChar w:fldCharType="begin"/>
            </w:r>
            <w:r w:rsidR="00C2439D">
              <w:rPr>
                <w:noProof/>
                <w:webHidden/>
              </w:rPr>
              <w:instrText xml:space="preserve"> PAGEREF _Toc420936256 \h </w:instrText>
            </w:r>
            <w:r w:rsidR="00C2439D">
              <w:rPr>
                <w:noProof/>
                <w:webHidden/>
              </w:rPr>
            </w:r>
            <w:r w:rsidR="00C2439D">
              <w:rPr>
                <w:noProof/>
                <w:webHidden/>
              </w:rPr>
              <w:fldChar w:fldCharType="separate"/>
            </w:r>
            <w:r w:rsidR="00C2439D">
              <w:rPr>
                <w:noProof/>
                <w:webHidden/>
              </w:rPr>
              <w:t>16</w:t>
            </w:r>
            <w:r w:rsidR="00C2439D">
              <w:rPr>
                <w:noProof/>
                <w:webHidden/>
              </w:rPr>
              <w:fldChar w:fldCharType="end"/>
            </w:r>
          </w:hyperlink>
        </w:p>
        <w:p w:rsidR="00C2439D" w:rsidRDefault="00A829B4">
          <w:pPr>
            <w:pStyle w:val="30"/>
            <w:tabs>
              <w:tab w:val="left" w:pos="1680"/>
              <w:tab w:val="right" w:leader="dot" w:pos="8296"/>
            </w:tabs>
            <w:rPr>
              <w:noProof/>
            </w:rPr>
          </w:pPr>
          <w:hyperlink w:anchor="_Toc420936257" w:history="1">
            <w:r w:rsidR="00C2439D" w:rsidRPr="00083554">
              <w:rPr>
                <w:rStyle w:val="a6"/>
                <w:rFonts w:ascii="Times New Roman" w:hAnsi="Times New Roman" w:cs="Times New Roman"/>
                <w:noProof/>
              </w:rPr>
              <w:t>3.3.1</w:t>
            </w:r>
            <w:r w:rsidR="00C2439D">
              <w:rPr>
                <w:noProof/>
              </w:rPr>
              <w:tab/>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创建工具</w:t>
            </w:r>
            <w:r w:rsidR="00C2439D" w:rsidRPr="00083554">
              <w:rPr>
                <w:rStyle w:val="a6"/>
                <w:rFonts w:ascii="Times New Roman" w:hAnsi="Times New Roman" w:cs="Times New Roman"/>
                <w:noProof/>
              </w:rPr>
              <w:t>DRTool</w:t>
            </w:r>
            <w:r w:rsidR="00C2439D">
              <w:rPr>
                <w:noProof/>
                <w:webHidden/>
              </w:rPr>
              <w:tab/>
            </w:r>
            <w:r w:rsidR="00C2439D">
              <w:rPr>
                <w:noProof/>
                <w:webHidden/>
              </w:rPr>
              <w:fldChar w:fldCharType="begin"/>
            </w:r>
            <w:r w:rsidR="00C2439D">
              <w:rPr>
                <w:noProof/>
                <w:webHidden/>
              </w:rPr>
              <w:instrText xml:space="preserve"> PAGEREF _Toc420936257 \h </w:instrText>
            </w:r>
            <w:r w:rsidR="00C2439D">
              <w:rPr>
                <w:noProof/>
                <w:webHidden/>
              </w:rPr>
            </w:r>
            <w:r w:rsidR="00C2439D">
              <w:rPr>
                <w:noProof/>
                <w:webHidden/>
              </w:rPr>
              <w:fldChar w:fldCharType="separate"/>
            </w:r>
            <w:r w:rsidR="00C2439D">
              <w:rPr>
                <w:noProof/>
                <w:webHidden/>
              </w:rPr>
              <w:t>16</w:t>
            </w:r>
            <w:r w:rsidR="00C2439D">
              <w:rPr>
                <w:noProof/>
                <w:webHidden/>
              </w:rPr>
              <w:fldChar w:fldCharType="end"/>
            </w:r>
          </w:hyperlink>
        </w:p>
        <w:p w:rsidR="00C2439D" w:rsidRDefault="00A829B4">
          <w:pPr>
            <w:pStyle w:val="30"/>
            <w:tabs>
              <w:tab w:val="left" w:pos="1680"/>
              <w:tab w:val="right" w:leader="dot" w:pos="8296"/>
            </w:tabs>
            <w:rPr>
              <w:noProof/>
            </w:rPr>
          </w:pPr>
          <w:hyperlink w:anchor="_Toc420936258" w:history="1">
            <w:r w:rsidR="00C2439D" w:rsidRPr="00083554">
              <w:rPr>
                <w:rStyle w:val="a6"/>
                <w:rFonts w:ascii="Times New Roman" w:hAnsi="Times New Roman" w:cs="Times New Roman"/>
                <w:noProof/>
              </w:rPr>
              <w:t>3.3.2</w:t>
            </w:r>
            <w:r w:rsidR="00C2439D">
              <w:rPr>
                <w:noProof/>
              </w:rPr>
              <w:tab/>
            </w:r>
            <w:r w:rsidR="00C2439D" w:rsidRPr="00083554">
              <w:rPr>
                <w:rStyle w:val="a6"/>
                <w:rFonts w:ascii="Times New Roman" w:hAnsi="Times New Roman" w:cs="Times New Roman" w:hint="eastAsia"/>
                <w:noProof/>
              </w:rPr>
              <w:t>设计理性知识模型实例</w:t>
            </w:r>
            <w:r w:rsidR="00C2439D">
              <w:rPr>
                <w:noProof/>
                <w:webHidden/>
              </w:rPr>
              <w:tab/>
            </w:r>
            <w:r w:rsidR="00C2439D">
              <w:rPr>
                <w:noProof/>
                <w:webHidden/>
              </w:rPr>
              <w:fldChar w:fldCharType="begin"/>
            </w:r>
            <w:r w:rsidR="00C2439D">
              <w:rPr>
                <w:noProof/>
                <w:webHidden/>
              </w:rPr>
              <w:instrText xml:space="preserve"> PAGEREF _Toc420936258 \h </w:instrText>
            </w:r>
            <w:r w:rsidR="00C2439D">
              <w:rPr>
                <w:noProof/>
                <w:webHidden/>
              </w:rPr>
            </w:r>
            <w:r w:rsidR="00C2439D">
              <w:rPr>
                <w:noProof/>
                <w:webHidden/>
              </w:rPr>
              <w:fldChar w:fldCharType="separate"/>
            </w:r>
            <w:r w:rsidR="00C2439D">
              <w:rPr>
                <w:noProof/>
                <w:webHidden/>
              </w:rPr>
              <w:t>18</w:t>
            </w:r>
            <w:r w:rsidR="00C2439D">
              <w:rPr>
                <w:noProof/>
                <w:webHidden/>
              </w:rPr>
              <w:fldChar w:fldCharType="end"/>
            </w:r>
          </w:hyperlink>
        </w:p>
        <w:p w:rsidR="00C2439D" w:rsidRDefault="00A829B4">
          <w:pPr>
            <w:pStyle w:val="30"/>
            <w:tabs>
              <w:tab w:val="left" w:pos="1680"/>
              <w:tab w:val="right" w:leader="dot" w:pos="8296"/>
            </w:tabs>
            <w:rPr>
              <w:noProof/>
            </w:rPr>
          </w:pPr>
          <w:hyperlink w:anchor="_Toc420936259" w:history="1">
            <w:r w:rsidR="00C2439D" w:rsidRPr="00083554">
              <w:rPr>
                <w:rStyle w:val="a6"/>
                <w:rFonts w:ascii="Times New Roman" w:hAnsi="Times New Roman" w:cs="Times New Roman"/>
                <w:noProof/>
              </w:rPr>
              <w:t>3.3.3</w:t>
            </w:r>
            <w:r w:rsidR="00C2439D">
              <w:rPr>
                <w:noProof/>
              </w:rPr>
              <w:tab/>
            </w:r>
            <w:r w:rsidR="00C2439D" w:rsidRPr="00083554">
              <w:rPr>
                <w:rStyle w:val="a6"/>
                <w:rFonts w:ascii="Times New Roman" w:hAnsi="Times New Roman" w:cs="Times New Roman"/>
                <w:noProof/>
              </w:rPr>
              <w:t>DRTool</w:t>
            </w:r>
            <w:r w:rsidR="00C2439D" w:rsidRPr="00083554">
              <w:rPr>
                <w:rStyle w:val="a6"/>
                <w:rFonts w:ascii="Times New Roman" w:hAnsi="Times New Roman" w:cs="Times New Roman" w:hint="eastAsia"/>
                <w:noProof/>
              </w:rPr>
              <w:t>构建设计理性知识模型</w:t>
            </w:r>
            <w:r w:rsidR="00C2439D">
              <w:rPr>
                <w:noProof/>
                <w:webHidden/>
              </w:rPr>
              <w:tab/>
            </w:r>
            <w:r w:rsidR="00C2439D">
              <w:rPr>
                <w:noProof/>
                <w:webHidden/>
              </w:rPr>
              <w:fldChar w:fldCharType="begin"/>
            </w:r>
            <w:r w:rsidR="00C2439D">
              <w:rPr>
                <w:noProof/>
                <w:webHidden/>
              </w:rPr>
              <w:instrText xml:space="preserve"> PAGEREF _Toc420936259 \h </w:instrText>
            </w:r>
            <w:r w:rsidR="00C2439D">
              <w:rPr>
                <w:noProof/>
                <w:webHidden/>
              </w:rPr>
            </w:r>
            <w:r w:rsidR="00C2439D">
              <w:rPr>
                <w:noProof/>
                <w:webHidden/>
              </w:rPr>
              <w:fldChar w:fldCharType="separate"/>
            </w:r>
            <w:r w:rsidR="00C2439D">
              <w:rPr>
                <w:noProof/>
                <w:webHidden/>
              </w:rPr>
              <w:t>20</w:t>
            </w:r>
            <w:r w:rsidR="00C2439D">
              <w:rPr>
                <w:noProof/>
                <w:webHidden/>
              </w:rPr>
              <w:fldChar w:fldCharType="end"/>
            </w:r>
          </w:hyperlink>
        </w:p>
        <w:p w:rsidR="00C2439D" w:rsidRDefault="00A829B4">
          <w:pPr>
            <w:pStyle w:val="30"/>
            <w:tabs>
              <w:tab w:val="left" w:pos="1680"/>
              <w:tab w:val="right" w:leader="dot" w:pos="8296"/>
            </w:tabs>
            <w:rPr>
              <w:noProof/>
            </w:rPr>
          </w:pPr>
          <w:hyperlink w:anchor="_Toc420936260" w:history="1">
            <w:r w:rsidR="00C2439D" w:rsidRPr="00083554">
              <w:rPr>
                <w:rStyle w:val="a6"/>
                <w:rFonts w:ascii="Times New Roman" w:hAnsi="Times New Roman" w:cs="Times New Roman"/>
                <w:noProof/>
              </w:rPr>
              <w:t>3.3.4</w:t>
            </w:r>
            <w:r w:rsidR="00C2439D">
              <w:rPr>
                <w:noProof/>
              </w:rPr>
              <w:tab/>
            </w:r>
            <w:r w:rsidR="00C2439D" w:rsidRPr="00083554">
              <w:rPr>
                <w:rStyle w:val="a6"/>
                <w:rFonts w:ascii="Times New Roman" w:hAnsi="Times New Roman" w:cs="Times New Roman"/>
                <w:noProof/>
              </w:rPr>
              <w:t>DRTool</w:t>
            </w:r>
            <w:r w:rsidR="00C2439D" w:rsidRPr="00083554">
              <w:rPr>
                <w:rStyle w:val="a6"/>
                <w:rFonts w:ascii="Times New Roman" w:hAnsi="Times New Roman" w:cs="Times New Roman" w:hint="eastAsia"/>
                <w:noProof/>
              </w:rPr>
              <w:t>创建的</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文件</w:t>
            </w:r>
            <w:r w:rsidR="00C2439D">
              <w:rPr>
                <w:noProof/>
                <w:webHidden/>
              </w:rPr>
              <w:tab/>
            </w:r>
            <w:r w:rsidR="00C2439D">
              <w:rPr>
                <w:noProof/>
                <w:webHidden/>
              </w:rPr>
              <w:fldChar w:fldCharType="begin"/>
            </w:r>
            <w:r w:rsidR="00C2439D">
              <w:rPr>
                <w:noProof/>
                <w:webHidden/>
              </w:rPr>
              <w:instrText xml:space="preserve"> PAGEREF _Toc420936260 \h </w:instrText>
            </w:r>
            <w:r w:rsidR="00C2439D">
              <w:rPr>
                <w:noProof/>
                <w:webHidden/>
              </w:rPr>
            </w:r>
            <w:r w:rsidR="00C2439D">
              <w:rPr>
                <w:noProof/>
                <w:webHidden/>
              </w:rPr>
              <w:fldChar w:fldCharType="separate"/>
            </w:r>
            <w:r w:rsidR="00C2439D">
              <w:rPr>
                <w:noProof/>
                <w:webHidden/>
              </w:rPr>
              <w:t>21</w:t>
            </w:r>
            <w:r w:rsidR="00C2439D">
              <w:rPr>
                <w:noProof/>
                <w:webHidden/>
              </w:rPr>
              <w:fldChar w:fldCharType="end"/>
            </w:r>
          </w:hyperlink>
        </w:p>
        <w:p w:rsidR="00C2439D" w:rsidRDefault="00A829B4">
          <w:pPr>
            <w:pStyle w:val="20"/>
            <w:tabs>
              <w:tab w:val="left" w:pos="1050"/>
              <w:tab w:val="right" w:leader="dot" w:pos="8296"/>
            </w:tabs>
            <w:rPr>
              <w:noProof/>
            </w:rPr>
          </w:pPr>
          <w:hyperlink w:anchor="_Toc420936261" w:history="1">
            <w:r w:rsidR="00C2439D" w:rsidRPr="00083554">
              <w:rPr>
                <w:rStyle w:val="a6"/>
                <w:rFonts w:ascii="Times New Roman" w:hAnsi="Times New Roman" w:cs="Times New Roman"/>
                <w:noProof/>
              </w:rPr>
              <w:t>3.4</w:t>
            </w:r>
            <w:r w:rsidR="00C2439D">
              <w:rPr>
                <w:noProof/>
              </w:rPr>
              <w:tab/>
            </w:r>
            <w:r w:rsidR="00C2439D" w:rsidRPr="00083554">
              <w:rPr>
                <w:rStyle w:val="a6"/>
                <w:rFonts w:ascii="Times New Roman" w:hAnsi="Times New Roman" w:cs="Times New Roman" w:hint="eastAsia"/>
                <w:noProof/>
              </w:rPr>
              <w:t>小结</w:t>
            </w:r>
            <w:r w:rsidR="00C2439D">
              <w:rPr>
                <w:noProof/>
                <w:webHidden/>
              </w:rPr>
              <w:tab/>
            </w:r>
            <w:r w:rsidR="00C2439D">
              <w:rPr>
                <w:noProof/>
                <w:webHidden/>
              </w:rPr>
              <w:fldChar w:fldCharType="begin"/>
            </w:r>
            <w:r w:rsidR="00C2439D">
              <w:rPr>
                <w:noProof/>
                <w:webHidden/>
              </w:rPr>
              <w:instrText xml:space="preserve"> PAGEREF _Toc420936261 \h </w:instrText>
            </w:r>
            <w:r w:rsidR="00C2439D">
              <w:rPr>
                <w:noProof/>
                <w:webHidden/>
              </w:rPr>
            </w:r>
            <w:r w:rsidR="00C2439D">
              <w:rPr>
                <w:noProof/>
                <w:webHidden/>
              </w:rPr>
              <w:fldChar w:fldCharType="separate"/>
            </w:r>
            <w:r w:rsidR="00C2439D">
              <w:rPr>
                <w:noProof/>
                <w:webHidden/>
              </w:rPr>
              <w:t>25</w:t>
            </w:r>
            <w:r w:rsidR="00C2439D">
              <w:rPr>
                <w:noProof/>
                <w:webHidden/>
              </w:rPr>
              <w:fldChar w:fldCharType="end"/>
            </w:r>
          </w:hyperlink>
        </w:p>
        <w:p w:rsidR="00C2439D" w:rsidRDefault="00A829B4">
          <w:pPr>
            <w:pStyle w:val="10"/>
            <w:tabs>
              <w:tab w:val="left" w:pos="420"/>
              <w:tab w:val="right" w:leader="dot" w:pos="8296"/>
            </w:tabs>
            <w:rPr>
              <w:noProof/>
            </w:rPr>
          </w:pPr>
          <w:hyperlink w:anchor="_Toc420936262" w:history="1">
            <w:r w:rsidR="00C2439D" w:rsidRPr="00083554">
              <w:rPr>
                <w:rStyle w:val="a6"/>
                <w:rFonts w:ascii="Times New Roman" w:hAnsi="Times New Roman" w:cs="Times New Roman"/>
                <w:noProof/>
              </w:rPr>
              <w:t>4</w:t>
            </w:r>
            <w:r w:rsidR="00C2439D">
              <w:rPr>
                <w:noProof/>
              </w:rPr>
              <w:tab/>
            </w:r>
            <w:r w:rsidR="00C2439D" w:rsidRPr="00083554">
              <w:rPr>
                <w:rStyle w:val="a6"/>
                <w:rFonts w:ascii="Times New Roman" w:hAnsi="Times New Roman" w:cs="Times New Roman" w:hint="eastAsia"/>
                <w:noProof/>
              </w:rPr>
              <w:t>设计理性模型规范性检查和主脉络提取算法</w:t>
            </w:r>
            <w:r w:rsidR="00C2439D">
              <w:rPr>
                <w:noProof/>
                <w:webHidden/>
              </w:rPr>
              <w:tab/>
            </w:r>
            <w:r w:rsidR="00C2439D">
              <w:rPr>
                <w:noProof/>
                <w:webHidden/>
              </w:rPr>
              <w:fldChar w:fldCharType="begin"/>
            </w:r>
            <w:r w:rsidR="00C2439D">
              <w:rPr>
                <w:noProof/>
                <w:webHidden/>
              </w:rPr>
              <w:instrText xml:space="preserve"> PAGEREF _Toc420936262 \h </w:instrText>
            </w:r>
            <w:r w:rsidR="00C2439D">
              <w:rPr>
                <w:noProof/>
                <w:webHidden/>
              </w:rPr>
            </w:r>
            <w:r w:rsidR="00C2439D">
              <w:rPr>
                <w:noProof/>
                <w:webHidden/>
              </w:rPr>
              <w:fldChar w:fldCharType="separate"/>
            </w:r>
            <w:r w:rsidR="00C2439D">
              <w:rPr>
                <w:noProof/>
                <w:webHidden/>
              </w:rPr>
              <w:t>26</w:t>
            </w:r>
            <w:r w:rsidR="00C2439D">
              <w:rPr>
                <w:noProof/>
                <w:webHidden/>
              </w:rPr>
              <w:fldChar w:fldCharType="end"/>
            </w:r>
          </w:hyperlink>
        </w:p>
        <w:p w:rsidR="00C2439D" w:rsidRDefault="00A829B4">
          <w:pPr>
            <w:pStyle w:val="20"/>
            <w:tabs>
              <w:tab w:val="left" w:pos="1050"/>
              <w:tab w:val="right" w:leader="dot" w:pos="8296"/>
            </w:tabs>
            <w:rPr>
              <w:noProof/>
            </w:rPr>
          </w:pPr>
          <w:hyperlink w:anchor="_Toc420936263" w:history="1">
            <w:r w:rsidR="00C2439D" w:rsidRPr="00083554">
              <w:rPr>
                <w:rStyle w:val="a6"/>
                <w:rFonts w:ascii="Times New Roman" w:hAnsi="Times New Roman" w:cs="Times New Roman"/>
                <w:noProof/>
              </w:rPr>
              <w:t>4.1</w:t>
            </w:r>
            <w:r w:rsidR="00C2439D">
              <w:rPr>
                <w:noProof/>
              </w:rPr>
              <w:tab/>
            </w:r>
            <w:r w:rsidR="00C2439D" w:rsidRPr="00083554">
              <w:rPr>
                <w:rStyle w:val="a6"/>
                <w:rFonts w:ascii="Times New Roman" w:hAnsi="Times New Roman" w:cs="Times New Roman" w:hint="eastAsia"/>
                <w:noProof/>
              </w:rPr>
              <w:t>概述</w:t>
            </w:r>
            <w:r w:rsidR="00C2439D">
              <w:rPr>
                <w:noProof/>
                <w:webHidden/>
              </w:rPr>
              <w:tab/>
            </w:r>
            <w:r w:rsidR="00C2439D">
              <w:rPr>
                <w:noProof/>
                <w:webHidden/>
              </w:rPr>
              <w:fldChar w:fldCharType="begin"/>
            </w:r>
            <w:r w:rsidR="00C2439D">
              <w:rPr>
                <w:noProof/>
                <w:webHidden/>
              </w:rPr>
              <w:instrText xml:space="preserve"> PAGEREF _Toc420936263 \h </w:instrText>
            </w:r>
            <w:r w:rsidR="00C2439D">
              <w:rPr>
                <w:noProof/>
                <w:webHidden/>
              </w:rPr>
            </w:r>
            <w:r w:rsidR="00C2439D">
              <w:rPr>
                <w:noProof/>
                <w:webHidden/>
              </w:rPr>
              <w:fldChar w:fldCharType="separate"/>
            </w:r>
            <w:r w:rsidR="00C2439D">
              <w:rPr>
                <w:noProof/>
                <w:webHidden/>
              </w:rPr>
              <w:t>26</w:t>
            </w:r>
            <w:r w:rsidR="00C2439D">
              <w:rPr>
                <w:noProof/>
                <w:webHidden/>
              </w:rPr>
              <w:fldChar w:fldCharType="end"/>
            </w:r>
          </w:hyperlink>
        </w:p>
        <w:p w:rsidR="00C2439D" w:rsidRDefault="00A829B4">
          <w:pPr>
            <w:pStyle w:val="20"/>
            <w:tabs>
              <w:tab w:val="left" w:pos="1050"/>
              <w:tab w:val="right" w:leader="dot" w:pos="8296"/>
            </w:tabs>
            <w:rPr>
              <w:noProof/>
            </w:rPr>
          </w:pPr>
          <w:hyperlink w:anchor="_Toc420936264" w:history="1">
            <w:r w:rsidR="00C2439D" w:rsidRPr="00083554">
              <w:rPr>
                <w:rStyle w:val="a6"/>
                <w:rFonts w:ascii="Times New Roman" w:hAnsi="Times New Roman" w:cs="Times New Roman"/>
                <w:noProof/>
              </w:rPr>
              <w:t>4.2</w:t>
            </w:r>
            <w:r w:rsidR="00C2439D">
              <w:rPr>
                <w:noProof/>
              </w:rPr>
              <w:tab/>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文件中信息的获取</w:t>
            </w:r>
            <w:r w:rsidR="00C2439D">
              <w:rPr>
                <w:noProof/>
                <w:webHidden/>
              </w:rPr>
              <w:tab/>
            </w:r>
            <w:r w:rsidR="00C2439D">
              <w:rPr>
                <w:noProof/>
                <w:webHidden/>
              </w:rPr>
              <w:fldChar w:fldCharType="begin"/>
            </w:r>
            <w:r w:rsidR="00C2439D">
              <w:rPr>
                <w:noProof/>
                <w:webHidden/>
              </w:rPr>
              <w:instrText xml:space="preserve"> PAGEREF _Toc420936264 \h </w:instrText>
            </w:r>
            <w:r w:rsidR="00C2439D">
              <w:rPr>
                <w:noProof/>
                <w:webHidden/>
              </w:rPr>
            </w:r>
            <w:r w:rsidR="00C2439D">
              <w:rPr>
                <w:noProof/>
                <w:webHidden/>
              </w:rPr>
              <w:fldChar w:fldCharType="separate"/>
            </w:r>
            <w:r w:rsidR="00C2439D">
              <w:rPr>
                <w:noProof/>
                <w:webHidden/>
              </w:rPr>
              <w:t>26</w:t>
            </w:r>
            <w:r w:rsidR="00C2439D">
              <w:rPr>
                <w:noProof/>
                <w:webHidden/>
              </w:rPr>
              <w:fldChar w:fldCharType="end"/>
            </w:r>
          </w:hyperlink>
        </w:p>
        <w:p w:rsidR="00C2439D" w:rsidRDefault="00A829B4">
          <w:pPr>
            <w:pStyle w:val="30"/>
            <w:tabs>
              <w:tab w:val="left" w:pos="1680"/>
              <w:tab w:val="right" w:leader="dot" w:pos="8296"/>
            </w:tabs>
            <w:rPr>
              <w:noProof/>
            </w:rPr>
          </w:pPr>
          <w:hyperlink w:anchor="_Toc420936265" w:history="1">
            <w:r w:rsidR="00C2439D" w:rsidRPr="00083554">
              <w:rPr>
                <w:rStyle w:val="a6"/>
                <w:rFonts w:ascii="Times New Roman" w:hAnsi="Times New Roman" w:cs="Times New Roman"/>
                <w:noProof/>
              </w:rPr>
              <w:t>4.2.1</w:t>
            </w:r>
            <w:r w:rsidR="00C2439D">
              <w:rPr>
                <w:noProof/>
              </w:rPr>
              <w:tab/>
            </w:r>
            <w:r w:rsidR="00C2439D" w:rsidRPr="00083554">
              <w:rPr>
                <w:rStyle w:val="a6"/>
                <w:rFonts w:ascii="Times New Roman" w:hAnsi="Times New Roman" w:cs="Times New Roman" w:hint="eastAsia"/>
                <w:noProof/>
              </w:rPr>
              <w:t>加载</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文件</w:t>
            </w:r>
            <w:r w:rsidR="00C2439D">
              <w:rPr>
                <w:noProof/>
                <w:webHidden/>
              </w:rPr>
              <w:tab/>
            </w:r>
            <w:r w:rsidR="00C2439D">
              <w:rPr>
                <w:noProof/>
                <w:webHidden/>
              </w:rPr>
              <w:fldChar w:fldCharType="begin"/>
            </w:r>
            <w:r w:rsidR="00C2439D">
              <w:rPr>
                <w:noProof/>
                <w:webHidden/>
              </w:rPr>
              <w:instrText xml:space="preserve"> PAGEREF _Toc420936265 \h </w:instrText>
            </w:r>
            <w:r w:rsidR="00C2439D">
              <w:rPr>
                <w:noProof/>
                <w:webHidden/>
              </w:rPr>
            </w:r>
            <w:r w:rsidR="00C2439D">
              <w:rPr>
                <w:noProof/>
                <w:webHidden/>
              </w:rPr>
              <w:fldChar w:fldCharType="separate"/>
            </w:r>
            <w:r w:rsidR="00C2439D">
              <w:rPr>
                <w:noProof/>
                <w:webHidden/>
              </w:rPr>
              <w:t>26</w:t>
            </w:r>
            <w:r w:rsidR="00C2439D">
              <w:rPr>
                <w:noProof/>
                <w:webHidden/>
              </w:rPr>
              <w:fldChar w:fldCharType="end"/>
            </w:r>
          </w:hyperlink>
        </w:p>
        <w:p w:rsidR="00C2439D" w:rsidRDefault="00A829B4">
          <w:pPr>
            <w:pStyle w:val="30"/>
            <w:tabs>
              <w:tab w:val="left" w:pos="1680"/>
              <w:tab w:val="right" w:leader="dot" w:pos="8296"/>
            </w:tabs>
            <w:rPr>
              <w:noProof/>
            </w:rPr>
          </w:pPr>
          <w:hyperlink w:anchor="_Toc420936266" w:history="1">
            <w:r w:rsidR="00C2439D" w:rsidRPr="00083554">
              <w:rPr>
                <w:rStyle w:val="a6"/>
                <w:rFonts w:ascii="Times New Roman" w:hAnsi="Times New Roman" w:cs="Times New Roman"/>
                <w:noProof/>
              </w:rPr>
              <w:t>4.2.2</w:t>
            </w:r>
            <w:r w:rsidR="00C2439D">
              <w:rPr>
                <w:noProof/>
              </w:rPr>
              <w:tab/>
            </w:r>
            <w:r w:rsidR="00C2439D" w:rsidRPr="00083554">
              <w:rPr>
                <w:rStyle w:val="a6"/>
                <w:rFonts w:ascii="Times New Roman" w:hAnsi="Times New Roman" w:cs="Times New Roman" w:hint="eastAsia"/>
                <w:noProof/>
              </w:rPr>
              <w:t>储存</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文件</w:t>
            </w:r>
            <w:r w:rsidR="00C2439D">
              <w:rPr>
                <w:noProof/>
                <w:webHidden/>
              </w:rPr>
              <w:tab/>
            </w:r>
            <w:r w:rsidR="00C2439D">
              <w:rPr>
                <w:noProof/>
                <w:webHidden/>
              </w:rPr>
              <w:fldChar w:fldCharType="begin"/>
            </w:r>
            <w:r w:rsidR="00C2439D">
              <w:rPr>
                <w:noProof/>
                <w:webHidden/>
              </w:rPr>
              <w:instrText xml:space="preserve"> PAGEREF _Toc420936266 \h </w:instrText>
            </w:r>
            <w:r w:rsidR="00C2439D">
              <w:rPr>
                <w:noProof/>
                <w:webHidden/>
              </w:rPr>
            </w:r>
            <w:r w:rsidR="00C2439D">
              <w:rPr>
                <w:noProof/>
                <w:webHidden/>
              </w:rPr>
              <w:fldChar w:fldCharType="separate"/>
            </w:r>
            <w:r w:rsidR="00C2439D">
              <w:rPr>
                <w:noProof/>
                <w:webHidden/>
              </w:rPr>
              <w:t>27</w:t>
            </w:r>
            <w:r w:rsidR="00C2439D">
              <w:rPr>
                <w:noProof/>
                <w:webHidden/>
              </w:rPr>
              <w:fldChar w:fldCharType="end"/>
            </w:r>
          </w:hyperlink>
        </w:p>
        <w:p w:rsidR="00C2439D" w:rsidRDefault="00A829B4">
          <w:pPr>
            <w:pStyle w:val="20"/>
            <w:tabs>
              <w:tab w:val="left" w:pos="1050"/>
              <w:tab w:val="right" w:leader="dot" w:pos="8296"/>
            </w:tabs>
            <w:rPr>
              <w:noProof/>
            </w:rPr>
          </w:pPr>
          <w:hyperlink w:anchor="_Toc420936267" w:history="1">
            <w:r w:rsidR="00C2439D" w:rsidRPr="00083554">
              <w:rPr>
                <w:rStyle w:val="a6"/>
                <w:rFonts w:ascii="Times New Roman" w:hAnsi="Times New Roman" w:cs="Times New Roman"/>
                <w:noProof/>
              </w:rPr>
              <w:t>4.3</w:t>
            </w:r>
            <w:r w:rsidR="00C2439D">
              <w:rPr>
                <w:noProof/>
              </w:rPr>
              <w:tab/>
            </w:r>
            <w:r w:rsidR="00C2439D" w:rsidRPr="00083554">
              <w:rPr>
                <w:rStyle w:val="a6"/>
                <w:rFonts w:ascii="Times New Roman" w:hAnsi="Times New Roman" w:cs="Times New Roman" w:hint="eastAsia"/>
                <w:noProof/>
              </w:rPr>
              <w:t>提出设计理性模型规范性检查算法</w:t>
            </w:r>
            <w:r w:rsidR="00C2439D">
              <w:rPr>
                <w:noProof/>
                <w:webHidden/>
              </w:rPr>
              <w:tab/>
            </w:r>
            <w:r w:rsidR="00C2439D">
              <w:rPr>
                <w:noProof/>
                <w:webHidden/>
              </w:rPr>
              <w:fldChar w:fldCharType="begin"/>
            </w:r>
            <w:r w:rsidR="00C2439D">
              <w:rPr>
                <w:noProof/>
                <w:webHidden/>
              </w:rPr>
              <w:instrText xml:space="preserve"> PAGEREF _Toc420936267 \h </w:instrText>
            </w:r>
            <w:r w:rsidR="00C2439D">
              <w:rPr>
                <w:noProof/>
                <w:webHidden/>
              </w:rPr>
            </w:r>
            <w:r w:rsidR="00C2439D">
              <w:rPr>
                <w:noProof/>
                <w:webHidden/>
              </w:rPr>
              <w:fldChar w:fldCharType="separate"/>
            </w:r>
            <w:r w:rsidR="00C2439D">
              <w:rPr>
                <w:noProof/>
                <w:webHidden/>
              </w:rPr>
              <w:t>28</w:t>
            </w:r>
            <w:r w:rsidR="00C2439D">
              <w:rPr>
                <w:noProof/>
                <w:webHidden/>
              </w:rPr>
              <w:fldChar w:fldCharType="end"/>
            </w:r>
          </w:hyperlink>
        </w:p>
        <w:p w:rsidR="00C2439D" w:rsidRDefault="00A829B4">
          <w:pPr>
            <w:pStyle w:val="30"/>
            <w:tabs>
              <w:tab w:val="left" w:pos="1680"/>
              <w:tab w:val="right" w:leader="dot" w:pos="8296"/>
            </w:tabs>
            <w:rPr>
              <w:noProof/>
            </w:rPr>
          </w:pPr>
          <w:hyperlink w:anchor="_Toc420936268" w:history="1">
            <w:r w:rsidR="00C2439D" w:rsidRPr="00083554">
              <w:rPr>
                <w:rStyle w:val="a6"/>
                <w:rFonts w:ascii="Times New Roman" w:hAnsi="Times New Roman" w:cs="Times New Roman"/>
                <w:noProof/>
              </w:rPr>
              <w:t>4.3.1</w:t>
            </w:r>
            <w:r w:rsidR="00C2439D">
              <w:rPr>
                <w:noProof/>
              </w:rPr>
              <w:tab/>
            </w:r>
            <w:r w:rsidR="00C2439D" w:rsidRPr="00083554">
              <w:rPr>
                <w:rStyle w:val="a6"/>
                <w:rFonts w:ascii="Times New Roman" w:hAnsi="Times New Roman" w:cs="Times New Roman" w:hint="eastAsia"/>
                <w:noProof/>
              </w:rPr>
              <w:t>算法概述</w:t>
            </w:r>
            <w:r w:rsidR="00C2439D">
              <w:rPr>
                <w:noProof/>
                <w:webHidden/>
              </w:rPr>
              <w:tab/>
            </w:r>
            <w:r w:rsidR="00C2439D">
              <w:rPr>
                <w:noProof/>
                <w:webHidden/>
              </w:rPr>
              <w:fldChar w:fldCharType="begin"/>
            </w:r>
            <w:r w:rsidR="00C2439D">
              <w:rPr>
                <w:noProof/>
                <w:webHidden/>
              </w:rPr>
              <w:instrText xml:space="preserve"> PAGEREF _Toc420936268 \h </w:instrText>
            </w:r>
            <w:r w:rsidR="00C2439D">
              <w:rPr>
                <w:noProof/>
                <w:webHidden/>
              </w:rPr>
            </w:r>
            <w:r w:rsidR="00C2439D">
              <w:rPr>
                <w:noProof/>
                <w:webHidden/>
              </w:rPr>
              <w:fldChar w:fldCharType="separate"/>
            </w:r>
            <w:r w:rsidR="00C2439D">
              <w:rPr>
                <w:noProof/>
                <w:webHidden/>
              </w:rPr>
              <w:t>28</w:t>
            </w:r>
            <w:r w:rsidR="00C2439D">
              <w:rPr>
                <w:noProof/>
                <w:webHidden/>
              </w:rPr>
              <w:fldChar w:fldCharType="end"/>
            </w:r>
          </w:hyperlink>
        </w:p>
        <w:p w:rsidR="00C2439D" w:rsidRDefault="00A829B4">
          <w:pPr>
            <w:pStyle w:val="30"/>
            <w:tabs>
              <w:tab w:val="left" w:pos="1680"/>
              <w:tab w:val="right" w:leader="dot" w:pos="8296"/>
            </w:tabs>
            <w:rPr>
              <w:noProof/>
            </w:rPr>
          </w:pPr>
          <w:hyperlink w:anchor="_Toc420936269" w:history="1">
            <w:r w:rsidR="00C2439D" w:rsidRPr="00083554">
              <w:rPr>
                <w:rStyle w:val="a6"/>
                <w:rFonts w:ascii="Times New Roman" w:hAnsi="Times New Roman" w:cs="Times New Roman"/>
                <w:noProof/>
              </w:rPr>
              <w:t>4.3.2</w:t>
            </w:r>
            <w:r w:rsidR="00C2439D">
              <w:rPr>
                <w:noProof/>
              </w:rPr>
              <w:tab/>
            </w:r>
            <w:r w:rsidR="00C2439D" w:rsidRPr="00083554">
              <w:rPr>
                <w:rStyle w:val="a6"/>
                <w:rFonts w:ascii="Times New Roman" w:hAnsi="Times New Roman" w:cs="Times New Roman" w:hint="eastAsia"/>
                <w:noProof/>
              </w:rPr>
              <w:t>算法流程图</w:t>
            </w:r>
            <w:r w:rsidR="00C2439D">
              <w:rPr>
                <w:noProof/>
                <w:webHidden/>
              </w:rPr>
              <w:tab/>
            </w:r>
            <w:r w:rsidR="00C2439D">
              <w:rPr>
                <w:noProof/>
                <w:webHidden/>
              </w:rPr>
              <w:fldChar w:fldCharType="begin"/>
            </w:r>
            <w:r w:rsidR="00C2439D">
              <w:rPr>
                <w:noProof/>
                <w:webHidden/>
              </w:rPr>
              <w:instrText xml:space="preserve"> PAGEREF _Toc420936269 \h </w:instrText>
            </w:r>
            <w:r w:rsidR="00C2439D">
              <w:rPr>
                <w:noProof/>
                <w:webHidden/>
              </w:rPr>
            </w:r>
            <w:r w:rsidR="00C2439D">
              <w:rPr>
                <w:noProof/>
                <w:webHidden/>
              </w:rPr>
              <w:fldChar w:fldCharType="separate"/>
            </w:r>
            <w:r w:rsidR="00C2439D">
              <w:rPr>
                <w:noProof/>
                <w:webHidden/>
              </w:rPr>
              <w:t>28</w:t>
            </w:r>
            <w:r w:rsidR="00C2439D">
              <w:rPr>
                <w:noProof/>
                <w:webHidden/>
              </w:rPr>
              <w:fldChar w:fldCharType="end"/>
            </w:r>
          </w:hyperlink>
        </w:p>
        <w:p w:rsidR="00C2439D" w:rsidRDefault="00A829B4">
          <w:pPr>
            <w:pStyle w:val="20"/>
            <w:tabs>
              <w:tab w:val="left" w:pos="1050"/>
              <w:tab w:val="right" w:leader="dot" w:pos="8296"/>
            </w:tabs>
            <w:rPr>
              <w:noProof/>
            </w:rPr>
          </w:pPr>
          <w:hyperlink w:anchor="_Toc420936270" w:history="1">
            <w:r w:rsidR="00C2439D" w:rsidRPr="00083554">
              <w:rPr>
                <w:rStyle w:val="a6"/>
                <w:rFonts w:ascii="Times New Roman" w:hAnsi="Times New Roman" w:cs="Times New Roman"/>
                <w:noProof/>
              </w:rPr>
              <w:t>4.4</w:t>
            </w:r>
            <w:r w:rsidR="00C2439D">
              <w:rPr>
                <w:noProof/>
              </w:rPr>
              <w:tab/>
            </w:r>
            <w:r w:rsidR="00C2439D" w:rsidRPr="00083554">
              <w:rPr>
                <w:rStyle w:val="a6"/>
                <w:rFonts w:ascii="Times New Roman" w:hAnsi="Times New Roman" w:cs="Times New Roman" w:hint="eastAsia"/>
                <w:noProof/>
              </w:rPr>
              <w:t>设计理性知识模型主脉络提取算法</w:t>
            </w:r>
            <w:r w:rsidR="00C2439D">
              <w:rPr>
                <w:noProof/>
                <w:webHidden/>
              </w:rPr>
              <w:tab/>
            </w:r>
            <w:r w:rsidR="00C2439D">
              <w:rPr>
                <w:noProof/>
                <w:webHidden/>
              </w:rPr>
              <w:fldChar w:fldCharType="begin"/>
            </w:r>
            <w:r w:rsidR="00C2439D">
              <w:rPr>
                <w:noProof/>
                <w:webHidden/>
              </w:rPr>
              <w:instrText xml:space="preserve"> PAGEREF _Toc420936270 \h </w:instrText>
            </w:r>
            <w:r w:rsidR="00C2439D">
              <w:rPr>
                <w:noProof/>
                <w:webHidden/>
              </w:rPr>
            </w:r>
            <w:r w:rsidR="00C2439D">
              <w:rPr>
                <w:noProof/>
                <w:webHidden/>
              </w:rPr>
              <w:fldChar w:fldCharType="separate"/>
            </w:r>
            <w:r w:rsidR="00C2439D">
              <w:rPr>
                <w:noProof/>
                <w:webHidden/>
              </w:rPr>
              <w:t>30</w:t>
            </w:r>
            <w:r w:rsidR="00C2439D">
              <w:rPr>
                <w:noProof/>
                <w:webHidden/>
              </w:rPr>
              <w:fldChar w:fldCharType="end"/>
            </w:r>
          </w:hyperlink>
        </w:p>
        <w:p w:rsidR="00C2439D" w:rsidRDefault="00A829B4">
          <w:pPr>
            <w:pStyle w:val="30"/>
            <w:tabs>
              <w:tab w:val="left" w:pos="1680"/>
              <w:tab w:val="right" w:leader="dot" w:pos="8296"/>
            </w:tabs>
            <w:rPr>
              <w:noProof/>
            </w:rPr>
          </w:pPr>
          <w:hyperlink w:anchor="_Toc420936271" w:history="1">
            <w:r w:rsidR="00C2439D" w:rsidRPr="00083554">
              <w:rPr>
                <w:rStyle w:val="a6"/>
                <w:rFonts w:ascii="Times New Roman" w:hAnsi="Times New Roman" w:cs="Times New Roman"/>
                <w:noProof/>
              </w:rPr>
              <w:t>4.4.1</w:t>
            </w:r>
            <w:r w:rsidR="00C2439D">
              <w:rPr>
                <w:noProof/>
              </w:rPr>
              <w:tab/>
            </w:r>
            <w:r w:rsidR="00C2439D" w:rsidRPr="00083554">
              <w:rPr>
                <w:rStyle w:val="a6"/>
                <w:rFonts w:ascii="Times New Roman" w:hAnsi="Times New Roman" w:cs="Times New Roman" w:hint="eastAsia"/>
                <w:noProof/>
              </w:rPr>
              <w:t>算法概述</w:t>
            </w:r>
            <w:r w:rsidR="00C2439D">
              <w:rPr>
                <w:noProof/>
                <w:webHidden/>
              </w:rPr>
              <w:tab/>
            </w:r>
            <w:r w:rsidR="00C2439D">
              <w:rPr>
                <w:noProof/>
                <w:webHidden/>
              </w:rPr>
              <w:fldChar w:fldCharType="begin"/>
            </w:r>
            <w:r w:rsidR="00C2439D">
              <w:rPr>
                <w:noProof/>
                <w:webHidden/>
              </w:rPr>
              <w:instrText xml:space="preserve"> PAGEREF _Toc420936271 \h </w:instrText>
            </w:r>
            <w:r w:rsidR="00C2439D">
              <w:rPr>
                <w:noProof/>
                <w:webHidden/>
              </w:rPr>
            </w:r>
            <w:r w:rsidR="00C2439D">
              <w:rPr>
                <w:noProof/>
                <w:webHidden/>
              </w:rPr>
              <w:fldChar w:fldCharType="separate"/>
            </w:r>
            <w:r w:rsidR="00C2439D">
              <w:rPr>
                <w:noProof/>
                <w:webHidden/>
              </w:rPr>
              <w:t>30</w:t>
            </w:r>
            <w:r w:rsidR="00C2439D">
              <w:rPr>
                <w:noProof/>
                <w:webHidden/>
              </w:rPr>
              <w:fldChar w:fldCharType="end"/>
            </w:r>
          </w:hyperlink>
        </w:p>
        <w:p w:rsidR="00C2439D" w:rsidRDefault="00A829B4">
          <w:pPr>
            <w:pStyle w:val="30"/>
            <w:tabs>
              <w:tab w:val="left" w:pos="1680"/>
              <w:tab w:val="right" w:leader="dot" w:pos="8296"/>
            </w:tabs>
            <w:rPr>
              <w:noProof/>
            </w:rPr>
          </w:pPr>
          <w:hyperlink w:anchor="_Toc420936272" w:history="1">
            <w:r w:rsidR="00C2439D" w:rsidRPr="00083554">
              <w:rPr>
                <w:rStyle w:val="a6"/>
                <w:rFonts w:ascii="Times New Roman" w:hAnsi="Times New Roman" w:cs="Times New Roman"/>
                <w:noProof/>
              </w:rPr>
              <w:t>4.4.2</w:t>
            </w:r>
            <w:r w:rsidR="00C2439D">
              <w:rPr>
                <w:noProof/>
              </w:rPr>
              <w:tab/>
            </w:r>
            <w:r w:rsidR="00C2439D" w:rsidRPr="00083554">
              <w:rPr>
                <w:rStyle w:val="a6"/>
                <w:rFonts w:ascii="Times New Roman" w:hAnsi="Times New Roman" w:cs="Times New Roman" w:hint="eastAsia"/>
                <w:noProof/>
              </w:rPr>
              <w:t>算法流程图</w:t>
            </w:r>
            <w:r w:rsidR="00C2439D">
              <w:rPr>
                <w:noProof/>
                <w:webHidden/>
              </w:rPr>
              <w:tab/>
            </w:r>
            <w:r w:rsidR="00C2439D">
              <w:rPr>
                <w:noProof/>
                <w:webHidden/>
              </w:rPr>
              <w:fldChar w:fldCharType="begin"/>
            </w:r>
            <w:r w:rsidR="00C2439D">
              <w:rPr>
                <w:noProof/>
                <w:webHidden/>
              </w:rPr>
              <w:instrText xml:space="preserve"> PAGEREF _Toc420936272 \h </w:instrText>
            </w:r>
            <w:r w:rsidR="00C2439D">
              <w:rPr>
                <w:noProof/>
                <w:webHidden/>
              </w:rPr>
            </w:r>
            <w:r w:rsidR="00C2439D">
              <w:rPr>
                <w:noProof/>
                <w:webHidden/>
              </w:rPr>
              <w:fldChar w:fldCharType="separate"/>
            </w:r>
            <w:r w:rsidR="00C2439D">
              <w:rPr>
                <w:noProof/>
                <w:webHidden/>
              </w:rPr>
              <w:t>30</w:t>
            </w:r>
            <w:r w:rsidR="00C2439D">
              <w:rPr>
                <w:noProof/>
                <w:webHidden/>
              </w:rPr>
              <w:fldChar w:fldCharType="end"/>
            </w:r>
          </w:hyperlink>
        </w:p>
        <w:p w:rsidR="00C2439D" w:rsidRDefault="00A829B4">
          <w:pPr>
            <w:pStyle w:val="20"/>
            <w:tabs>
              <w:tab w:val="left" w:pos="1050"/>
              <w:tab w:val="right" w:leader="dot" w:pos="8296"/>
            </w:tabs>
            <w:rPr>
              <w:noProof/>
            </w:rPr>
          </w:pPr>
          <w:hyperlink w:anchor="_Toc420936273" w:history="1">
            <w:r w:rsidR="00C2439D" w:rsidRPr="00083554">
              <w:rPr>
                <w:rStyle w:val="a6"/>
                <w:rFonts w:ascii="Times New Roman" w:hAnsi="Times New Roman" w:cs="Times New Roman"/>
                <w:noProof/>
              </w:rPr>
              <w:t>4.5</w:t>
            </w:r>
            <w:r w:rsidR="00C2439D">
              <w:rPr>
                <w:noProof/>
              </w:rPr>
              <w:tab/>
            </w:r>
            <w:r w:rsidR="00C2439D" w:rsidRPr="00083554">
              <w:rPr>
                <w:rStyle w:val="a6"/>
                <w:rFonts w:ascii="Times New Roman" w:hAnsi="Times New Roman" w:cs="Times New Roman" w:hint="eastAsia"/>
                <w:noProof/>
              </w:rPr>
              <w:t>小结</w:t>
            </w:r>
            <w:r w:rsidR="00C2439D">
              <w:rPr>
                <w:noProof/>
                <w:webHidden/>
              </w:rPr>
              <w:tab/>
            </w:r>
            <w:r w:rsidR="00C2439D">
              <w:rPr>
                <w:noProof/>
                <w:webHidden/>
              </w:rPr>
              <w:fldChar w:fldCharType="begin"/>
            </w:r>
            <w:r w:rsidR="00C2439D">
              <w:rPr>
                <w:noProof/>
                <w:webHidden/>
              </w:rPr>
              <w:instrText xml:space="preserve"> PAGEREF _Toc420936273 \h </w:instrText>
            </w:r>
            <w:r w:rsidR="00C2439D">
              <w:rPr>
                <w:noProof/>
                <w:webHidden/>
              </w:rPr>
            </w:r>
            <w:r w:rsidR="00C2439D">
              <w:rPr>
                <w:noProof/>
                <w:webHidden/>
              </w:rPr>
              <w:fldChar w:fldCharType="separate"/>
            </w:r>
            <w:r w:rsidR="00C2439D">
              <w:rPr>
                <w:noProof/>
                <w:webHidden/>
              </w:rPr>
              <w:t>31</w:t>
            </w:r>
            <w:r w:rsidR="00C2439D">
              <w:rPr>
                <w:noProof/>
                <w:webHidden/>
              </w:rPr>
              <w:fldChar w:fldCharType="end"/>
            </w:r>
          </w:hyperlink>
        </w:p>
        <w:p w:rsidR="00C2439D" w:rsidRDefault="00A829B4">
          <w:pPr>
            <w:pStyle w:val="10"/>
            <w:tabs>
              <w:tab w:val="left" w:pos="420"/>
              <w:tab w:val="right" w:leader="dot" w:pos="8296"/>
            </w:tabs>
            <w:rPr>
              <w:noProof/>
            </w:rPr>
          </w:pPr>
          <w:hyperlink w:anchor="_Toc420936274" w:history="1">
            <w:r w:rsidR="00C2439D" w:rsidRPr="00083554">
              <w:rPr>
                <w:rStyle w:val="a6"/>
                <w:rFonts w:ascii="Times New Roman" w:hAnsi="Times New Roman" w:cs="Times New Roman"/>
                <w:noProof/>
              </w:rPr>
              <w:t>5</w:t>
            </w:r>
            <w:r w:rsidR="00C2439D">
              <w:rPr>
                <w:noProof/>
              </w:rPr>
              <w:tab/>
            </w:r>
            <w:r w:rsidR="00C2439D" w:rsidRPr="00083554">
              <w:rPr>
                <w:rStyle w:val="a6"/>
                <w:rFonts w:ascii="Times New Roman" w:hAnsi="Times New Roman" w:cs="Times New Roman" w:hint="eastAsia"/>
                <w:noProof/>
              </w:rPr>
              <w:t>算法的实现与验证</w:t>
            </w:r>
            <w:r w:rsidR="00C2439D">
              <w:rPr>
                <w:noProof/>
                <w:webHidden/>
              </w:rPr>
              <w:tab/>
            </w:r>
            <w:r w:rsidR="00C2439D">
              <w:rPr>
                <w:noProof/>
                <w:webHidden/>
              </w:rPr>
              <w:fldChar w:fldCharType="begin"/>
            </w:r>
            <w:r w:rsidR="00C2439D">
              <w:rPr>
                <w:noProof/>
                <w:webHidden/>
              </w:rPr>
              <w:instrText xml:space="preserve"> PAGEREF _Toc420936274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A829B4">
          <w:pPr>
            <w:pStyle w:val="20"/>
            <w:tabs>
              <w:tab w:val="left" w:pos="1050"/>
              <w:tab w:val="right" w:leader="dot" w:pos="8296"/>
            </w:tabs>
            <w:rPr>
              <w:noProof/>
            </w:rPr>
          </w:pPr>
          <w:hyperlink w:anchor="_Toc420936275" w:history="1">
            <w:r w:rsidR="00C2439D" w:rsidRPr="00083554">
              <w:rPr>
                <w:rStyle w:val="a6"/>
                <w:rFonts w:ascii="Times New Roman" w:hAnsi="Times New Roman" w:cs="Times New Roman"/>
                <w:noProof/>
              </w:rPr>
              <w:t>5.1</w:t>
            </w:r>
            <w:r w:rsidR="00C2439D">
              <w:rPr>
                <w:noProof/>
              </w:rPr>
              <w:tab/>
            </w:r>
            <w:r w:rsidR="00C2439D" w:rsidRPr="00083554">
              <w:rPr>
                <w:rStyle w:val="a6"/>
                <w:rFonts w:ascii="Times New Roman" w:hAnsi="Times New Roman" w:cs="Times New Roman" w:hint="eastAsia"/>
                <w:noProof/>
              </w:rPr>
              <w:t>概述</w:t>
            </w:r>
            <w:r w:rsidR="00C2439D">
              <w:rPr>
                <w:noProof/>
                <w:webHidden/>
              </w:rPr>
              <w:tab/>
            </w:r>
            <w:r w:rsidR="00C2439D">
              <w:rPr>
                <w:noProof/>
                <w:webHidden/>
              </w:rPr>
              <w:fldChar w:fldCharType="begin"/>
            </w:r>
            <w:r w:rsidR="00C2439D">
              <w:rPr>
                <w:noProof/>
                <w:webHidden/>
              </w:rPr>
              <w:instrText xml:space="preserve"> PAGEREF _Toc420936275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A829B4">
          <w:pPr>
            <w:pStyle w:val="20"/>
            <w:tabs>
              <w:tab w:val="left" w:pos="1050"/>
              <w:tab w:val="right" w:leader="dot" w:pos="8296"/>
            </w:tabs>
            <w:rPr>
              <w:noProof/>
            </w:rPr>
          </w:pPr>
          <w:hyperlink w:anchor="_Toc420936276" w:history="1">
            <w:r w:rsidR="00C2439D" w:rsidRPr="00083554">
              <w:rPr>
                <w:rStyle w:val="a6"/>
                <w:rFonts w:ascii="Times New Roman" w:hAnsi="Times New Roman" w:cs="Times New Roman"/>
                <w:noProof/>
              </w:rPr>
              <w:t>5.2</w:t>
            </w:r>
            <w:r w:rsidR="00C2439D">
              <w:rPr>
                <w:noProof/>
              </w:rPr>
              <w:tab/>
            </w:r>
            <w:r w:rsidR="00C2439D" w:rsidRPr="00083554">
              <w:rPr>
                <w:rStyle w:val="a6"/>
                <w:rFonts w:ascii="Times New Roman" w:hAnsi="Times New Roman" w:cs="Times New Roman" w:hint="eastAsia"/>
                <w:noProof/>
              </w:rPr>
              <w:t>算法实现</w:t>
            </w:r>
            <w:r w:rsidR="00C2439D">
              <w:rPr>
                <w:noProof/>
                <w:webHidden/>
              </w:rPr>
              <w:tab/>
            </w:r>
            <w:r w:rsidR="00C2439D">
              <w:rPr>
                <w:noProof/>
                <w:webHidden/>
              </w:rPr>
              <w:fldChar w:fldCharType="begin"/>
            </w:r>
            <w:r w:rsidR="00C2439D">
              <w:rPr>
                <w:noProof/>
                <w:webHidden/>
              </w:rPr>
              <w:instrText xml:space="preserve"> PAGEREF _Toc420936276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A829B4">
          <w:pPr>
            <w:pStyle w:val="30"/>
            <w:tabs>
              <w:tab w:val="left" w:pos="1680"/>
              <w:tab w:val="right" w:leader="dot" w:pos="8296"/>
            </w:tabs>
            <w:rPr>
              <w:noProof/>
            </w:rPr>
          </w:pPr>
          <w:hyperlink w:anchor="_Toc420936277" w:history="1">
            <w:r w:rsidR="00C2439D" w:rsidRPr="00083554">
              <w:rPr>
                <w:rStyle w:val="a6"/>
                <w:rFonts w:ascii="Times New Roman" w:hAnsi="Times New Roman" w:cs="Times New Roman"/>
                <w:noProof/>
              </w:rPr>
              <w:t>5.2.1</w:t>
            </w:r>
            <w:r w:rsidR="00C2439D">
              <w:rPr>
                <w:noProof/>
              </w:rPr>
              <w:tab/>
            </w:r>
            <w:r w:rsidR="00C2439D" w:rsidRPr="00083554">
              <w:rPr>
                <w:rStyle w:val="a6"/>
                <w:rFonts w:ascii="Times New Roman" w:hAnsi="Times New Roman" w:cs="Times New Roman" w:hint="eastAsia"/>
                <w:noProof/>
              </w:rPr>
              <w:t>算法实现工具</w:t>
            </w:r>
            <w:r w:rsidR="00C2439D">
              <w:rPr>
                <w:noProof/>
                <w:webHidden/>
              </w:rPr>
              <w:tab/>
            </w:r>
            <w:r w:rsidR="00C2439D">
              <w:rPr>
                <w:noProof/>
                <w:webHidden/>
              </w:rPr>
              <w:fldChar w:fldCharType="begin"/>
            </w:r>
            <w:r w:rsidR="00C2439D">
              <w:rPr>
                <w:noProof/>
                <w:webHidden/>
              </w:rPr>
              <w:instrText xml:space="preserve"> PAGEREF _Toc420936277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A829B4">
          <w:pPr>
            <w:pStyle w:val="30"/>
            <w:tabs>
              <w:tab w:val="left" w:pos="1680"/>
              <w:tab w:val="right" w:leader="dot" w:pos="8296"/>
            </w:tabs>
            <w:rPr>
              <w:noProof/>
            </w:rPr>
          </w:pPr>
          <w:hyperlink w:anchor="_Toc420936278" w:history="1">
            <w:r w:rsidR="00C2439D" w:rsidRPr="00083554">
              <w:rPr>
                <w:rStyle w:val="a6"/>
                <w:noProof/>
              </w:rPr>
              <w:t>5.2.2</w:t>
            </w:r>
            <w:r w:rsidR="00C2439D">
              <w:rPr>
                <w:noProof/>
              </w:rPr>
              <w:tab/>
            </w:r>
            <w:r w:rsidR="00C2439D" w:rsidRPr="00083554">
              <w:rPr>
                <w:rStyle w:val="a6"/>
                <w:rFonts w:hint="eastAsia"/>
                <w:noProof/>
              </w:rPr>
              <w:t>实现过程</w:t>
            </w:r>
            <w:r w:rsidR="00C2439D">
              <w:rPr>
                <w:noProof/>
                <w:webHidden/>
              </w:rPr>
              <w:tab/>
            </w:r>
            <w:r w:rsidR="00C2439D">
              <w:rPr>
                <w:noProof/>
                <w:webHidden/>
              </w:rPr>
              <w:fldChar w:fldCharType="begin"/>
            </w:r>
            <w:r w:rsidR="00C2439D">
              <w:rPr>
                <w:noProof/>
                <w:webHidden/>
              </w:rPr>
              <w:instrText xml:space="preserve"> PAGEREF _Toc420936278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A829B4">
          <w:pPr>
            <w:pStyle w:val="30"/>
            <w:tabs>
              <w:tab w:val="left" w:pos="1680"/>
              <w:tab w:val="right" w:leader="dot" w:pos="8296"/>
            </w:tabs>
            <w:rPr>
              <w:noProof/>
            </w:rPr>
          </w:pPr>
          <w:hyperlink w:anchor="_Toc420936279" w:history="1">
            <w:r w:rsidR="00C2439D" w:rsidRPr="00083554">
              <w:rPr>
                <w:rStyle w:val="a6"/>
                <w:rFonts w:ascii="Times New Roman" w:hAnsi="Times New Roman" w:cs="Times New Roman"/>
                <w:noProof/>
              </w:rPr>
              <w:t>5.2.3</w:t>
            </w:r>
            <w:r w:rsidR="00C2439D">
              <w:rPr>
                <w:noProof/>
              </w:rPr>
              <w:tab/>
            </w:r>
            <w:r w:rsidR="00C2439D" w:rsidRPr="00083554">
              <w:rPr>
                <w:rStyle w:val="a6"/>
                <w:rFonts w:ascii="Times New Roman" w:hAnsi="Times New Roman" w:cs="Times New Roman" w:hint="eastAsia"/>
                <w:noProof/>
              </w:rPr>
              <w:t>主要代码</w:t>
            </w:r>
            <w:r w:rsidR="00C2439D">
              <w:rPr>
                <w:noProof/>
                <w:webHidden/>
              </w:rPr>
              <w:tab/>
            </w:r>
            <w:r w:rsidR="00C2439D">
              <w:rPr>
                <w:noProof/>
                <w:webHidden/>
              </w:rPr>
              <w:fldChar w:fldCharType="begin"/>
            </w:r>
            <w:r w:rsidR="00C2439D">
              <w:rPr>
                <w:noProof/>
                <w:webHidden/>
              </w:rPr>
              <w:instrText xml:space="preserve"> PAGEREF _Toc420936279 \h </w:instrText>
            </w:r>
            <w:r w:rsidR="00C2439D">
              <w:rPr>
                <w:noProof/>
                <w:webHidden/>
              </w:rPr>
            </w:r>
            <w:r w:rsidR="00C2439D">
              <w:rPr>
                <w:noProof/>
                <w:webHidden/>
              </w:rPr>
              <w:fldChar w:fldCharType="separate"/>
            </w:r>
            <w:r w:rsidR="00C2439D">
              <w:rPr>
                <w:noProof/>
                <w:webHidden/>
              </w:rPr>
              <w:t>33</w:t>
            </w:r>
            <w:r w:rsidR="00C2439D">
              <w:rPr>
                <w:noProof/>
                <w:webHidden/>
              </w:rPr>
              <w:fldChar w:fldCharType="end"/>
            </w:r>
          </w:hyperlink>
        </w:p>
        <w:p w:rsidR="00C2439D" w:rsidRDefault="00A829B4">
          <w:pPr>
            <w:pStyle w:val="20"/>
            <w:tabs>
              <w:tab w:val="left" w:pos="1050"/>
              <w:tab w:val="right" w:leader="dot" w:pos="8296"/>
            </w:tabs>
            <w:rPr>
              <w:noProof/>
            </w:rPr>
          </w:pPr>
          <w:hyperlink w:anchor="_Toc420936280" w:history="1">
            <w:r w:rsidR="00C2439D" w:rsidRPr="00083554">
              <w:rPr>
                <w:rStyle w:val="a6"/>
                <w:rFonts w:ascii="Times New Roman" w:hAnsi="Times New Roman" w:cs="Times New Roman"/>
                <w:noProof/>
              </w:rPr>
              <w:t>5.3</w:t>
            </w:r>
            <w:r w:rsidR="00C2439D">
              <w:rPr>
                <w:noProof/>
              </w:rPr>
              <w:tab/>
            </w:r>
            <w:r w:rsidR="00C2439D" w:rsidRPr="00083554">
              <w:rPr>
                <w:rStyle w:val="a6"/>
                <w:rFonts w:ascii="Times New Roman" w:hAnsi="Times New Roman" w:cs="Times New Roman" w:hint="eastAsia"/>
                <w:noProof/>
              </w:rPr>
              <w:t>算法验证</w:t>
            </w:r>
            <w:r w:rsidR="00C2439D">
              <w:rPr>
                <w:noProof/>
                <w:webHidden/>
              </w:rPr>
              <w:tab/>
            </w:r>
            <w:r w:rsidR="00C2439D">
              <w:rPr>
                <w:noProof/>
                <w:webHidden/>
              </w:rPr>
              <w:fldChar w:fldCharType="begin"/>
            </w:r>
            <w:r w:rsidR="00C2439D">
              <w:rPr>
                <w:noProof/>
                <w:webHidden/>
              </w:rPr>
              <w:instrText xml:space="preserve"> PAGEREF _Toc420936280 \h </w:instrText>
            </w:r>
            <w:r w:rsidR="00C2439D">
              <w:rPr>
                <w:noProof/>
                <w:webHidden/>
              </w:rPr>
            </w:r>
            <w:r w:rsidR="00C2439D">
              <w:rPr>
                <w:noProof/>
                <w:webHidden/>
              </w:rPr>
              <w:fldChar w:fldCharType="separate"/>
            </w:r>
            <w:r w:rsidR="00C2439D">
              <w:rPr>
                <w:noProof/>
                <w:webHidden/>
              </w:rPr>
              <w:t>45</w:t>
            </w:r>
            <w:r w:rsidR="00C2439D">
              <w:rPr>
                <w:noProof/>
                <w:webHidden/>
              </w:rPr>
              <w:fldChar w:fldCharType="end"/>
            </w:r>
          </w:hyperlink>
        </w:p>
        <w:p w:rsidR="00C2439D" w:rsidRDefault="00A829B4">
          <w:pPr>
            <w:pStyle w:val="30"/>
            <w:tabs>
              <w:tab w:val="left" w:pos="1680"/>
              <w:tab w:val="right" w:leader="dot" w:pos="8296"/>
            </w:tabs>
            <w:rPr>
              <w:noProof/>
            </w:rPr>
          </w:pPr>
          <w:hyperlink w:anchor="_Toc420936281" w:history="1">
            <w:r w:rsidR="00C2439D" w:rsidRPr="00083554">
              <w:rPr>
                <w:rStyle w:val="a6"/>
                <w:rFonts w:ascii="Times New Roman" w:hAnsi="Times New Roman" w:cs="Times New Roman"/>
                <w:noProof/>
              </w:rPr>
              <w:t>5.3.1</w:t>
            </w:r>
            <w:r w:rsidR="00C2439D">
              <w:rPr>
                <w:noProof/>
              </w:rPr>
              <w:tab/>
            </w:r>
            <w:r w:rsidR="00C2439D" w:rsidRPr="00083554">
              <w:rPr>
                <w:rStyle w:val="a6"/>
                <w:rFonts w:ascii="Times New Roman" w:hAnsi="Times New Roman" w:cs="Times New Roman" w:hint="eastAsia"/>
                <w:noProof/>
              </w:rPr>
              <w:t>算法程序清单</w:t>
            </w:r>
            <w:r w:rsidR="00C2439D">
              <w:rPr>
                <w:noProof/>
                <w:webHidden/>
              </w:rPr>
              <w:tab/>
            </w:r>
            <w:r w:rsidR="00C2439D">
              <w:rPr>
                <w:noProof/>
                <w:webHidden/>
              </w:rPr>
              <w:fldChar w:fldCharType="begin"/>
            </w:r>
            <w:r w:rsidR="00C2439D">
              <w:rPr>
                <w:noProof/>
                <w:webHidden/>
              </w:rPr>
              <w:instrText xml:space="preserve"> PAGEREF _Toc420936281 \h </w:instrText>
            </w:r>
            <w:r w:rsidR="00C2439D">
              <w:rPr>
                <w:noProof/>
                <w:webHidden/>
              </w:rPr>
            </w:r>
            <w:r w:rsidR="00C2439D">
              <w:rPr>
                <w:noProof/>
                <w:webHidden/>
              </w:rPr>
              <w:fldChar w:fldCharType="separate"/>
            </w:r>
            <w:r w:rsidR="00C2439D">
              <w:rPr>
                <w:noProof/>
                <w:webHidden/>
              </w:rPr>
              <w:t>45</w:t>
            </w:r>
            <w:r w:rsidR="00C2439D">
              <w:rPr>
                <w:noProof/>
                <w:webHidden/>
              </w:rPr>
              <w:fldChar w:fldCharType="end"/>
            </w:r>
          </w:hyperlink>
        </w:p>
        <w:p w:rsidR="00C2439D" w:rsidRDefault="00A829B4">
          <w:pPr>
            <w:pStyle w:val="30"/>
            <w:tabs>
              <w:tab w:val="left" w:pos="1680"/>
              <w:tab w:val="right" w:leader="dot" w:pos="8296"/>
            </w:tabs>
            <w:rPr>
              <w:noProof/>
            </w:rPr>
          </w:pPr>
          <w:hyperlink w:anchor="_Toc420936282" w:history="1">
            <w:r w:rsidR="00C2439D" w:rsidRPr="00083554">
              <w:rPr>
                <w:rStyle w:val="a6"/>
                <w:rFonts w:ascii="Times New Roman" w:hAnsi="Times New Roman" w:cs="Times New Roman"/>
                <w:noProof/>
              </w:rPr>
              <w:t>5.3.2</w:t>
            </w:r>
            <w:r w:rsidR="00C2439D">
              <w:rPr>
                <w:noProof/>
              </w:rPr>
              <w:tab/>
            </w:r>
            <w:r w:rsidR="00C2439D" w:rsidRPr="00083554">
              <w:rPr>
                <w:rStyle w:val="a6"/>
                <w:rFonts w:ascii="Times New Roman" w:hAnsi="Times New Roman" w:cs="Times New Roman" w:hint="eastAsia"/>
                <w:noProof/>
              </w:rPr>
              <w:t>算法程序测试</w:t>
            </w:r>
            <w:r w:rsidR="00C2439D">
              <w:rPr>
                <w:noProof/>
                <w:webHidden/>
              </w:rPr>
              <w:tab/>
            </w:r>
            <w:r w:rsidR="00C2439D">
              <w:rPr>
                <w:noProof/>
                <w:webHidden/>
              </w:rPr>
              <w:fldChar w:fldCharType="begin"/>
            </w:r>
            <w:r w:rsidR="00C2439D">
              <w:rPr>
                <w:noProof/>
                <w:webHidden/>
              </w:rPr>
              <w:instrText xml:space="preserve"> PAGEREF _Toc420936282 \h </w:instrText>
            </w:r>
            <w:r w:rsidR="00C2439D">
              <w:rPr>
                <w:noProof/>
                <w:webHidden/>
              </w:rPr>
            </w:r>
            <w:r w:rsidR="00C2439D">
              <w:rPr>
                <w:noProof/>
                <w:webHidden/>
              </w:rPr>
              <w:fldChar w:fldCharType="separate"/>
            </w:r>
            <w:r w:rsidR="00C2439D">
              <w:rPr>
                <w:noProof/>
                <w:webHidden/>
              </w:rPr>
              <w:t>45</w:t>
            </w:r>
            <w:r w:rsidR="00C2439D">
              <w:rPr>
                <w:noProof/>
                <w:webHidden/>
              </w:rPr>
              <w:fldChar w:fldCharType="end"/>
            </w:r>
          </w:hyperlink>
        </w:p>
        <w:p w:rsidR="00C2439D" w:rsidRDefault="00A829B4">
          <w:pPr>
            <w:pStyle w:val="20"/>
            <w:tabs>
              <w:tab w:val="left" w:pos="1050"/>
              <w:tab w:val="right" w:leader="dot" w:pos="8296"/>
            </w:tabs>
            <w:rPr>
              <w:noProof/>
            </w:rPr>
          </w:pPr>
          <w:hyperlink w:anchor="_Toc420936283" w:history="1">
            <w:r w:rsidR="00C2439D" w:rsidRPr="00083554">
              <w:rPr>
                <w:rStyle w:val="a6"/>
                <w:rFonts w:ascii="Times New Roman" w:hAnsi="Times New Roman" w:cs="Times New Roman"/>
                <w:noProof/>
              </w:rPr>
              <w:t>5.4</w:t>
            </w:r>
            <w:r w:rsidR="00C2439D">
              <w:rPr>
                <w:noProof/>
              </w:rPr>
              <w:tab/>
            </w:r>
            <w:r w:rsidR="00C2439D" w:rsidRPr="00083554">
              <w:rPr>
                <w:rStyle w:val="a6"/>
                <w:rFonts w:ascii="Times New Roman" w:hAnsi="Times New Roman" w:cs="Times New Roman" w:hint="eastAsia"/>
                <w:noProof/>
              </w:rPr>
              <w:t>小结</w:t>
            </w:r>
            <w:r w:rsidR="00C2439D">
              <w:rPr>
                <w:noProof/>
                <w:webHidden/>
              </w:rPr>
              <w:tab/>
            </w:r>
            <w:r w:rsidR="00C2439D">
              <w:rPr>
                <w:noProof/>
                <w:webHidden/>
              </w:rPr>
              <w:fldChar w:fldCharType="begin"/>
            </w:r>
            <w:r w:rsidR="00C2439D">
              <w:rPr>
                <w:noProof/>
                <w:webHidden/>
              </w:rPr>
              <w:instrText xml:space="preserve"> PAGEREF _Toc420936283 \h </w:instrText>
            </w:r>
            <w:r w:rsidR="00C2439D">
              <w:rPr>
                <w:noProof/>
                <w:webHidden/>
              </w:rPr>
            </w:r>
            <w:r w:rsidR="00C2439D">
              <w:rPr>
                <w:noProof/>
                <w:webHidden/>
              </w:rPr>
              <w:fldChar w:fldCharType="separate"/>
            </w:r>
            <w:r w:rsidR="00C2439D">
              <w:rPr>
                <w:noProof/>
                <w:webHidden/>
              </w:rPr>
              <w:t>47</w:t>
            </w:r>
            <w:r w:rsidR="00C2439D">
              <w:rPr>
                <w:noProof/>
                <w:webHidden/>
              </w:rPr>
              <w:fldChar w:fldCharType="end"/>
            </w:r>
          </w:hyperlink>
        </w:p>
        <w:p w:rsidR="00C2439D" w:rsidRDefault="00A829B4">
          <w:pPr>
            <w:pStyle w:val="10"/>
            <w:tabs>
              <w:tab w:val="left" w:pos="420"/>
              <w:tab w:val="right" w:leader="dot" w:pos="8296"/>
            </w:tabs>
            <w:rPr>
              <w:noProof/>
            </w:rPr>
          </w:pPr>
          <w:hyperlink w:anchor="_Toc420936284" w:history="1">
            <w:r w:rsidR="00C2439D" w:rsidRPr="00083554">
              <w:rPr>
                <w:rStyle w:val="a6"/>
                <w:rFonts w:ascii="Times New Roman" w:hAnsi="Times New Roman" w:cs="Times New Roman"/>
                <w:noProof/>
              </w:rPr>
              <w:t>6</w:t>
            </w:r>
            <w:r w:rsidR="00C2439D">
              <w:rPr>
                <w:noProof/>
              </w:rPr>
              <w:tab/>
            </w:r>
            <w:r w:rsidR="00C2439D" w:rsidRPr="00083554">
              <w:rPr>
                <w:rStyle w:val="a6"/>
                <w:rFonts w:ascii="Times New Roman" w:hAnsi="Times New Roman" w:cs="Times New Roman" w:hint="eastAsia"/>
                <w:noProof/>
              </w:rPr>
              <w:t>未来改进及展望</w:t>
            </w:r>
            <w:r w:rsidR="00C2439D">
              <w:rPr>
                <w:noProof/>
                <w:webHidden/>
              </w:rPr>
              <w:tab/>
            </w:r>
            <w:r w:rsidR="00C2439D">
              <w:rPr>
                <w:noProof/>
                <w:webHidden/>
              </w:rPr>
              <w:fldChar w:fldCharType="begin"/>
            </w:r>
            <w:r w:rsidR="00C2439D">
              <w:rPr>
                <w:noProof/>
                <w:webHidden/>
              </w:rPr>
              <w:instrText xml:space="preserve"> PAGEREF _Toc420936284 \h </w:instrText>
            </w:r>
            <w:r w:rsidR="00C2439D">
              <w:rPr>
                <w:noProof/>
                <w:webHidden/>
              </w:rPr>
            </w:r>
            <w:r w:rsidR="00C2439D">
              <w:rPr>
                <w:noProof/>
                <w:webHidden/>
              </w:rPr>
              <w:fldChar w:fldCharType="separate"/>
            </w:r>
            <w:r w:rsidR="00C2439D">
              <w:rPr>
                <w:noProof/>
                <w:webHidden/>
              </w:rPr>
              <w:t>48</w:t>
            </w:r>
            <w:r w:rsidR="00C2439D">
              <w:rPr>
                <w:noProof/>
                <w:webHidden/>
              </w:rPr>
              <w:fldChar w:fldCharType="end"/>
            </w:r>
          </w:hyperlink>
        </w:p>
        <w:p w:rsidR="00C2439D" w:rsidRDefault="00A829B4">
          <w:pPr>
            <w:pStyle w:val="10"/>
            <w:tabs>
              <w:tab w:val="right" w:leader="dot" w:pos="8296"/>
            </w:tabs>
            <w:rPr>
              <w:noProof/>
            </w:rPr>
          </w:pPr>
          <w:hyperlink w:anchor="_Toc420936285" w:history="1">
            <w:r w:rsidR="00C2439D" w:rsidRPr="00083554">
              <w:rPr>
                <w:rStyle w:val="a6"/>
                <w:rFonts w:ascii="Times New Roman" w:hAnsi="Times New Roman" w:cs="Times New Roman" w:hint="eastAsia"/>
                <w:noProof/>
              </w:rPr>
              <w:t>结论</w:t>
            </w:r>
            <w:r w:rsidR="00C2439D">
              <w:rPr>
                <w:noProof/>
                <w:webHidden/>
              </w:rPr>
              <w:tab/>
            </w:r>
            <w:r w:rsidR="00C2439D">
              <w:rPr>
                <w:noProof/>
                <w:webHidden/>
              </w:rPr>
              <w:fldChar w:fldCharType="begin"/>
            </w:r>
            <w:r w:rsidR="00C2439D">
              <w:rPr>
                <w:noProof/>
                <w:webHidden/>
              </w:rPr>
              <w:instrText xml:space="preserve"> PAGEREF _Toc420936285 \h </w:instrText>
            </w:r>
            <w:r w:rsidR="00C2439D">
              <w:rPr>
                <w:noProof/>
                <w:webHidden/>
              </w:rPr>
            </w:r>
            <w:r w:rsidR="00C2439D">
              <w:rPr>
                <w:noProof/>
                <w:webHidden/>
              </w:rPr>
              <w:fldChar w:fldCharType="separate"/>
            </w:r>
            <w:r w:rsidR="00C2439D">
              <w:rPr>
                <w:noProof/>
                <w:webHidden/>
              </w:rPr>
              <w:t>49</w:t>
            </w:r>
            <w:r w:rsidR="00C2439D">
              <w:rPr>
                <w:noProof/>
                <w:webHidden/>
              </w:rPr>
              <w:fldChar w:fldCharType="end"/>
            </w:r>
          </w:hyperlink>
        </w:p>
        <w:p w:rsidR="00C2439D" w:rsidRDefault="00A829B4">
          <w:pPr>
            <w:pStyle w:val="10"/>
            <w:tabs>
              <w:tab w:val="right" w:leader="dot" w:pos="8296"/>
            </w:tabs>
            <w:rPr>
              <w:noProof/>
            </w:rPr>
          </w:pPr>
          <w:hyperlink w:anchor="_Toc420936286" w:history="1">
            <w:r w:rsidR="00C2439D" w:rsidRPr="00083554">
              <w:rPr>
                <w:rStyle w:val="a6"/>
                <w:rFonts w:ascii="Times New Roman" w:hAnsi="Times New Roman" w:cs="Times New Roman" w:hint="eastAsia"/>
                <w:noProof/>
              </w:rPr>
              <w:t>致谢</w:t>
            </w:r>
            <w:r w:rsidR="00C2439D">
              <w:rPr>
                <w:noProof/>
                <w:webHidden/>
              </w:rPr>
              <w:tab/>
            </w:r>
            <w:r w:rsidR="00C2439D">
              <w:rPr>
                <w:noProof/>
                <w:webHidden/>
              </w:rPr>
              <w:fldChar w:fldCharType="begin"/>
            </w:r>
            <w:r w:rsidR="00C2439D">
              <w:rPr>
                <w:noProof/>
                <w:webHidden/>
              </w:rPr>
              <w:instrText xml:space="preserve"> PAGEREF _Toc420936286 \h </w:instrText>
            </w:r>
            <w:r w:rsidR="00C2439D">
              <w:rPr>
                <w:noProof/>
                <w:webHidden/>
              </w:rPr>
            </w:r>
            <w:r w:rsidR="00C2439D">
              <w:rPr>
                <w:noProof/>
                <w:webHidden/>
              </w:rPr>
              <w:fldChar w:fldCharType="separate"/>
            </w:r>
            <w:r w:rsidR="00C2439D">
              <w:rPr>
                <w:noProof/>
                <w:webHidden/>
              </w:rPr>
              <w:t>50</w:t>
            </w:r>
            <w:r w:rsidR="00C2439D">
              <w:rPr>
                <w:noProof/>
                <w:webHidden/>
              </w:rPr>
              <w:fldChar w:fldCharType="end"/>
            </w:r>
          </w:hyperlink>
        </w:p>
        <w:p w:rsidR="00C2439D" w:rsidRDefault="00A829B4">
          <w:pPr>
            <w:pStyle w:val="10"/>
            <w:tabs>
              <w:tab w:val="right" w:leader="dot" w:pos="8296"/>
            </w:tabs>
            <w:rPr>
              <w:noProof/>
            </w:rPr>
          </w:pPr>
          <w:hyperlink w:anchor="_Toc420936287" w:history="1">
            <w:r w:rsidR="00C2439D" w:rsidRPr="00083554">
              <w:rPr>
                <w:rStyle w:val="a6"/>
                <w:rFonts w:ascii="Times New Roman" w:hAnsi="Times New Roman" w:cs="Times New Roman" w:hint="eastAsia"/>
                <w:noProof/>
              </w:rPr>
              <w:t>参考文献</w:t>
            </w:r>
            <w:r w:rsidR="00C2439D">
              <w:rPr>
                <w:noProof/>
                <w:webHidden/>
              </w:rPr>
              <w:tab/>
            </w:r>
            <w:r w:rsidR="00C2439D">
              <w:rPr>
                <w:noProof/>
                <w:webHidden/>
              </w:rPr>
              <w:fldChar w:fldCharType="begin"/>
            </w:r>
            <w:r w:rsidR="00C2439D">
              <w:rPr>
                <w:noProof/>
                <w:webHidden/>
              </w:rPr>
              <w:instrText xml:space="preserve"> PAGEREF _Toc420936287 \h </w:instrText>
            </w:r>
            <w:r w:rsidR="00C2439D">
              <w:rPr>
                <w:noProof/>
                <w:webHidden/>
              </w:rPr>
            </w:r>
            <w:r w:rsidR="00C2439D">
              <w:rPr>
                <w:noProof/>
                <w:webHidden/>
              </w:rPr>
              <w:fldChar w:fldCharType="separate"/>
            </w:r>
            <w:r w:rsidR="00C2439D">
              <w:rPr>
                <w:noProof/>
                <w:webHidden/>
              </w:rPr>
              <w:t>52</w:t>
            </w:r>
            <w:r w:rsidR="00C2439D">
              <w:rPr>
                <w:noProof/>
                <w:webHidden/>
              </w:rPr>
              <w:fldChar w:fldCharType="end"/>
            </w:r>
          </w:hyperlink>
        </w:p>
        <w:p w:rsidR="00C2439D" w:rsidRDefault="00C2439D">
          <w:r>
            <w:rPr>
              <w:b/>
              <w:bCs/>
              <w:lang w:val="zh-CN"/>
            </w:rPr>
            <w:fldChar w:fldCharType="end"/>
          </w:r>
        </w:p>
      </w:sdtContent>
    </w:sdt>
    <w:p w:rsidR="00CE5539" w:rsidRPr="00D333BE" w:rsidRDefault="00150D69" w:rsidP="00D333BE">
      <w:pPr>
        <w:widowControl/>
        <w:jc w:val="center"/>
        <w:rPr>
          <w:rFonts w:ascii="Times New Roman" w:eastAsia="黑体" w:hAnsi="Times New Roman" w:cs="Times New Roman"/>
          <w:b/>
          <w:sz w:val="28"/>
          <w:szCs w:val="28"/>
        </w:rPr>
      </w:pPr>
      <w:r>
        <w:rPr>
          <w:rFonts w:ascii="Times New Roman" w:hAnsi="Times New Roman" w:cs="Times New Roman"/>
          <w:b/>
          <w:sz w:val="28"/>
          <w:szCs w:val="28"/>
        </w:rPr>
        <w:br w:type="page"/>
      </w:r>
    </w:p>
    <w:p w:rsidR="009E2D53" w:rsidRPr="00FA7A52" w:rsidRDefault="009E2D53" w:rsidP="00FA7A52">
      <w:pPr>
        <w:pStyle w:val="ZR0"/>
        <w:spacing w:line="360" w:lineRule="auto"/>
        <w:rPr>
          <w:rFonts w:ascii="Times New Roman" w:hAnsi="Times New Roman" w:cs="Times New Roman"/>
        </w:rPr>
      </w:pPr>
      <w:bookmarkStart w:id="4" w:name="_Toc420936235"/>
      <w:r w:rsidRPr="00FA7A52">
        <w:rPr>
          <w:rFonts w:ascii="Times New Roman" w:hAnsi="Times New Roman" w:cs="Times New Roman"/>
        </w:rPr>
        <w:lastRenderedPageBreak/>
        <w:t>绪</w:t>
      </w:r>
      <w:r w:rsidR="00AD5BBE" w:rsidRPr="00FA7A52">
        <w:rPr>
          <w:rFonts w:ascii="Times New Roman" w:hAnsi="Times New Roman" w:cs="Times New Roman"/>
        </w:rPr>
        <w:t xml:space="preserve"> </w:t>
      </w:r>
      <w:r w:rsidRPr="00FA7A52">
        <w:rPr>
          <w:rFonts w:ascii="Times New Roman" w:hAnsi="Times New Roman" w:cs="Times New Roman"/>
        </w:rPr>
        <w:t>论</w:t>
      </w:r>
      <w:bookmarkEnd w:id="4"/>
    </w:p>
    <w:p w:rsidR="00CA1B5F" w:rsidRPr="00FA7A52" w:rsidRDefault="009E2D53" w:rsidP="00FA7A52">
      <w:pPr>
        <w:pStyle w:val="ZR1"/>
        <w:spacing w:line="360" w:lineRule="auto"/>
        <w:rPr>
          <w:rFonts w:ascii="Times New Roman" w:hAnsi="Times New Roman" w:cs="Times New Roman"/>
        </w:rPr>
      </w:pPr>
      <w:bookmarkStart w:id="5" w:name="_Toc420936236"/>
      <w:r w:rsidRPr="00FA7A52">
        <w:rPr>
          <w:rFonts w:ascii="Times New Roman" w:hAnsi="Times New Roman" w:cs="Times New Roman"/>
        </w:rPr>
        <w:t>研究背景及意义</w:t>
      </w:r>
      <w:bookmarkEnd w:id="5"/>
    </w:p>
    <w:p w:rsidR="009E2D53" w:rsidRPr="00FA7A52" w:rsidRDefault="009E2D53" w:rsidP="00FA7A52">
      <w:pPr>
        <w:pStyle w:val="ZR2"/>
        <w:spacing w:line="360" w:lineRule="auto"/>
        <w:rPr>
          <w:rFonts w:ascii="Times New Roman" w:hAnsi="Times New Roman" w:cs="Times New Roman"/>
        </w:rPr>
      </w:pPr>
      <w:bookmarkStart w:id="6" w:name="_Toc420936237"/>
      <w:r w:rsidRPr="00FA7A52">
        <w:rPr>
          <w:rFonts w:ascii="Times New Roman" w:hAnsi="Times New Roman" w:cs="Times New Roman"/>
        </w:rPr>
        <w:t>研究背景</w:t>
      </w:r>
      <w:bookmarkEnd w:id="6"/>
    </w:p>
    <w:p w:rsidR="00595FAC" w:rsidRPr="00FA7A52" w:rsidRDefault="007C21D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在国民经济飞速发展的今天，制造业</w:t>
      </w:r>
      <w:r w:rsidR="00077C48">
        <w:rPr>
          <w:rFonts w:ascii="Times New Roman" w:hAnsi="Times New Roman" w:cs="Times New Roman" w:hint="eastAsia"/>
          <w:sz w:val="24"/>
          <w:szCs w:val="24"/>
        </w:rPr>
        <w:t>对</w:t>
      </w:r>
      <w:r w:rsidRPr="00FA7A52">
        <w:rPr>
          <w:rFonts w:ascii="Times New Roman" w:hAnsi="Times New Roman" w:cs="Times New Roman"/>
          <w:sz w:val="24"/>
          <w:szCs w:val="24"/>
        </w:rPr>
        <w:t>仍然</w:t>
      </w:r>
      <w:r w:rsidR="00077C48">
        <w:rPr>
          <w:rFonts w:ascii="Times New Roman" w:hAnsi="Times New Roman" w:cs="Times New Roman" w:hint="eastAsia"/>
          <w:sz w:val="24"/>
          <w:szCs w:val="24"/>
        </w:rPr>
        <w:t>对提升国家竞争力和综合国力有着举足轻重的影响，是重中之重</w:t>
      </w:r>
      <w:r w:rsidRPr="00FA7A52">
        <w:rPr>
          <w:rFonts w:ascii="Times New Roman" w:hAnsi="Times New Roman" w:cs="Times New Roman"/>
          <w:sz w:val="24"/>
          <w:szCs w:val="24"/>
        </w:rPr>
        <w:t>。当前，我国正在从一个制造大国</w:t>
      </w:r>
      <w:r w:rsidR="00077C48">
        <w:rPr>
          <w:rFonts w:ascii="Times New Roman" w:hAnsi="Times New Roman" w:cs="Times New Roman" w:hint="eastAsia"/>
          <w:sz w:val="24"/>
          <w:szCs w:val="24"/>
        </w:rPr>
        <w:t>逐渐转型为</w:t>
      </w:r>
      <w:r w:rsidR="00077C48">
        <w:rPr>
          <w:rFonts w:ascii="Times New Roman" w:hAnsi="Times New Roman" w:cs="Times New Roman"/>
          <w:sz w:val="24"/>
          <w:szCs w:val="24"/>
        </w:rPr>
        <w:t>制造强国</w:t>
      </w:r>
      <w:r w:rsidR="00077C48">
        <w:rPr>
          <w:rFonts w:ascii="Times New Roman" w:hAnsi="Times New Roman" w:cs="Times New Roman" w:hint="eastAsia"/>
          <w:sz w:val="24"/>
          <w:szCs w:val="24"/>
        </w:rPr>
        <w:t>，</w:t>
      </w:r>
      <w:r w:rsidRPr="00FA7A52">
        <w:rPr>
          <w:rFonts w:ascii="Times New Roman" w:hAnsi="Times New Roman" w:cs="Times New Roman"/>
          <w:sz w:val="24"/>
          <w:szCs w:val="24"/>
        </w:rPr>
        <w:t>那么制造强国又有什么样的重要特征呢？那就是我们经常说到的</w:t>
      </w:r>
      <w:r w:rsidRPr="00FA7A52">
        <w:rPr>
          <w:rFonts w:ascii="Times New Roman" w:hAnsi="Times New Roman" w:cs="Times New Roman"/>
          <w:sz w:val="24"/>
          <w:szCs w:val="24"/>
        </w:rPr>
        <w:t>“</w:t>
      </w:r>
      <w:r w:rsidRPr="00FA7A52">
        <w:rPr>
          <w:rFonts w:ascii="Times New Roman" w:hAnsi="Times New Roman" w:cs="Times New Roman"/>
          <w:sz w:val="24"/>
          <w:szCs w:val="24"/>
        </w:rPr>
        <w:t>自主创新</w:t>
      </w:r>
      <w:r w:rsidRPr="00FA7A52">
        <w:rPr>
          <w:rFonts w:ascii="Times New Roman" w:hAnsi="Times New Roman" w:cs="Times New Roman"/>
          <w:sz w:val="24"/>
          <w:szCs w:val="24"/>
        </w:rPr>
        <w:t>”</w:t>
      </w:r>
      <w:r w:rsidRPr="00FA7A52">
        <w:rPr>
          <w:rFonts w:ascii="Times New Roman" w:hAnsi="Times New Roman" w:cs="Times New Roman"/>
          <w:sz w:val="24"/>
          <w:szCs w:val="24"/>
        </w:rPr>
        <w:t>。自主创新是先进设计的核心目标，当我们国家的各种企业不再只是国外先进企业的生产机器，而是自行设计出不同于外企的创新产品，创造出更多属于我们中华民族自己的产品，那时我们也就可以称作为制造强国或者是创造大国。</w:t>
      </w:r>
    </w:p>
    <w:p w:rsidR="00595FAC" w:rsidRPr="00FA7A52" w:rsidRDefault="00595FAC"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根据现代设计理论，</w:t>
      </w:r>
      <w:r w:rsidR="00D333BE">
        <w:rPr>
          <w:rFonts w:ascii="Times New Roman" w:hAnsi="Times New Roman" w:cs="Times New Roman" w:hint="eastAsia"/>
          <w:sz w:val="24"/>
          <w:szCs w:val="24"/>
        </w:rPr>
        <w:t>所谓的</w:t>
      </w:r>
      <w:r w:rsidRPr="00FA7A52">
        <w:rPr>
          <w:rFonts w:ascii="Times New Roman" w:hAnsi="Times New Roman" w:cs="Times New Roman"/>
          <w:sz w:val="24"/>
          <w:szCs w:val="24"/>
        </w:rPr>
        <w:t>设计是以</w:t>
      </w:r>
      <w:r w:rsidR="00D333BE">
        <w:rPr>
          <w:rFonts w:ascii="Times New Roman" w:hAnsi="Times New Roman" w:cs="Times New Roman" w:hint="eastAsia"/>
          <w:sz w:val="24"/>
          <w:szCs w:val="24"/>
        </w:rPr>
        <w:t>现有</w:t>
      </w:r>
      <w:r w:rsidRPr="00FA7A52">
        <w:rPr>
          <w:rFonts w:ascii="Times New Roman" w:hAnsi="Times New Roman" w:cs="Times New Roman"/>
          <w:sz w:val="24"/>
          <w:szCs w:val="24"/>
        </w:rPr>
        <w:t>知识</w:t>
      </w:r>
      <w:r w:rsidR="00D333BE">
        <w:rPr>
          <w:rFonts w:ascii="Times New Roman" w:hAnsi="Times New Roman" w:cs="Times New Roman" w:hint="eastAsia"/>
          <w:sz w:val="24"/>
          <w:szCs w:val="24"/>
        </w:rPr>
        <w:t>作</w:t>
      </w:r>
      <w:r w:rsidRPr="00FA7A52">
        <w:rPr>
          <w:rFonts w:ascii="Times New Roman" w:hAnsi="Times New Roman" w:cs="Times New Roman"/>
          <w:sz w:val="24"/>
          <w:szCs w:val="24"/>
        </w:rPr>
        <w:t>为基础，以新知识</w:t>
      </w:r>
      <w:r w:rsidR="00D333BE">
        <w:rPr>
          <w:rFonts w:ascii="Times New Roman" w:hAnsi="Times New Roman" w:cs="Times New Roman" w:hint="eastAsia"/>
          <w:sz w:val="24"/>
          <w:szCs w:val="24"/>
        </w:rPr>
        <w:t>的</w:t>
      </w:r>
      <w:r w:rsidR="00D333BE">
        <w:rPr>
          <w:rFonts w:ascii="Times New Roman" w:hAnsi="Times New Roman" w:cs="Times New Roman"/>
          <w:sz w:val="24"/>
          <w:szCs w:val="24"/>
        </w:rPr>
        <w:t>获取和</w:t>
      </w:r>
      <w:r w:rsidR="00D333BE">
        <w:rPr>
          <w:rFonts w:ascii="Times New Roman" w:hAnsi="Times New Roman" w:cs="Times New Roman" w:hint="eastAsia"/>
          <w:sz w:val="24"/>
          <w:szCs w:val="24"/>
        </w:rPr>
        <w:t>运</w:t>
      </w:r>
      <w:r w:rsidR="00D333BE">
        <w:rPr>
          <w:rFonts w:ascii="Times New Roman" w:hAnsi="Times New Roman" w:cs="Times New Roman"/>
          <w:sz w:val="24"/>
          <w:szCs w:val="24"/>
        </w:rPr>
        <w:t>用为核心的创造性活动，设计创新</w:t>
      </w:r>
      <w:r w:rsidR="003E0849">
        <w:rPr>
          <w:rFonts w:ascii="Times New Roman" w:hAnsi="Times New Roman" w:cs="Times New Roman" w:hint="eastAsia"/>
          <w:sz w:val="24"/>
          <w:szCs w:val="24"/>
        </w:rPr>
        <w:t>从其本质的角度</w:t>
      </w:r>
      <w:r w:rsidR="00D333BE">
        <w:rPr>
          <w:rFonts w:ascii="Times New Roman" w:hAnsi="Times New Roman" w:cs="Times New Roman" w:hint="eastAsia"/>
          <w:sz w:val="24"/>
          <w:szCs w:val="24"/>
        </w:rPr>
        <w:t>来说等于</w:t>
      </w:r>
      <w:r w:rsidRPr="00FA7A52">
        <w:rPr>
          <w:rFonts w:ascii="Times New Roman" w:hAnsi="Times New Roman" w:cs="Times New Roman"/>
          <w:sz w:val="24"/>
          <w:szCs w:val="24"/>
        </w:rPr>
        <w:t>知识创新。因此，</w:t>
      </w:r>
      <w:r w:rsidR="00D005C7">
        <w:rPr>
          <w:rFonts w:ascii="Times New Roman" w:hAnsi="Times New Roman" w:cs="Times New Roman" w:hint="eastAsia"/>
          <w:sz w:val="24"/>
          <w:szCs w:val="24"/>
        </w:rPr>
        <w:t>知识管理已经成为日益激烈的全球化竞争中，企业竞争的重要手段之一</w:t>
      </w:r>
      <w:r w:rsidRPr="00FA7A52">
        <w:rPr>
          <w:rFonts w:ascii="Times New Roman" w:hAnsi="Times New Roman" w:cs="Times New Roman"/>
          <w:sz w:val="24"/>
          <w:szCs w:val="24"/>
        </w:rPr>
        <w:t>。产品设计日益受到相关行业的重视，成为知识管理的重点应用领域。目前就产品设计而言，设计知识管理主要包括产品对象知识管理和设计过程知识管理。由于知识管理仍处于发展之中，伴随之产生的问题也层出不穷：</w:t>
      </w:r>
    </w:p>
    <w:p w:rsidR="00595FAC" w:rsidRPr="00FA7A52" w:rsidRDefault="00595FAC"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1</w:t>
      </w:r>
      <w:r w:rsidRPr="00FA7A52">
        <w:rPr>
          <w:rFonts w:ascii="Times New Roman" w:hAnsi="Times New Roman" w:cs="Times New Roman"/>
          <w:sz w:val="24"/>
          <w:szCs w:val="24"/>
        </w:rPr>
        <w:t>）企业积累了大量的知识，但大多属于</w:t>
      </w:r>
      <w:r w:rsidR="009A7304" w:rsidRPr="00FA7A52">
        <w:rPr>
          <w:rFonts w:ascii="Times New Roman" w:hAnsi="Times New Roman" w:cs="Times New Roman"/>
          <w:sz w:val="24"/>
          <w:szCs w:val="24"/>
        </w:rPr>
        <w:t>静态知识（比如产品知识），零散的表层知识（如专家系统中的规则）和被固化的业务流程知识，而对于</w:t>
      </w:r>
      <w:r w:rsidR="000E1B32" w:rsidRPr="00FA7A52">
        <w:rPr>
          <w:rFonts w:ascii="Times New Roman" w:hAnsi="Times New Roman" w:cs="Times New Roman"/>
          <w:sz w:val="24"/>
          <w:szCs w:val="24"/>
        </w:rPr>
        <w:t>以设计理性为代表的</w:t>
      </w:r>
      <w:r w:rsidR="009A7304" w:rsidRPr="00FA7A52">
        <w:rPr>
          <w:rFonts w:ascii="Times New Roman" w:hAnsi="Times New Roman" w:cs="Times New Roman"/>
          <w:sz w:val="24"/>
          <w:szCs w:val="24"/>
        </w:rPr>
        <w:t>反应设计人员设计思考过程的（包括意图、决策、选项、依据以及操作等）</w:t>
      </w:r>
      <w:r w:rsidR="000E1B32" w:rsidRPr="00FA7A52">
        <w:rPr>
          <w:rFonts w:ascii="Times New Roman" w:hAnsi="Times New Roman" w:cs="Times New Roman"/>
          <w:sz w:val="24"/>
          <w:szCs w:val="24"/>
        </w:rPr>
        <w:t>、更深层次的、细粒度的，可以把零散知识</w:t>
      </w:r>
      <w:r w:rsidR="009A7304" w:rsidRPr="00FA7A52">
        <w:rPr>
          <w:rFonts w:ascii="Times New Roman" w:hAnsi="Times New Roman" w:cs="Times New Roman"/>
          <w:sz w:val="24"/>
          <w:szCs w:val="24"/>
        </w:rPr>
        <w:t>串联起来的动态过程知识的收集</w:t>
      </w:r>
      <w:r w:rsidR="000E1B32" w:rsidRPr="00FA7A52">
        <w:rPr>
          <w:rFonts w:ascii="Times New Roman" w:hAnsi="Times New Roman" w:cs="Times New Roman"/>
          <w:sz w:val="24"/>
          <w:szCs w:val="24"/>
        </w:rPr>
        <w:t>却十分匮</w:t>
      </w:r>
      <w:r w:rsidR="009A7304" w:rsidRPr="00FA7A52">
        <w:rPr>
          <w:rFonts w:ascii="Times New Roman" w:hAnsi="Times New Roman" w:cs="Times New Roman"/>
          <w:sz w:val="24"/>
          <w:szCs w:val="24"/>
        </w:rPr>
        <w:t>乏，这就导致对已积累的知识或者过往的设计成果仅仅做到</w:t>
      </w:r>
      <w:r w:rsidR="009A7304" w:rsidRPr="00FA7A52">
        <w:rPr>
          <w:rFonts w:ascii="Times New Roman" w:hAnsi="Times New Roman" w:cs="Times New Roman"/>
          <w:sz w:val="24"/>
          <w:szCs w:val="24"/>
        </w:rPr>
        <w:t>“</w:t>
      </w:r>
      <w:r w:rsidR="009A7304" w:rsidRPr="00FA7A52">
        <w:rPr>
          <w:rFonts w:ascii="Times New Roman" w:hAnsi="Times New Roman" w:cs="Times New Roman"/>
          <w:sz w:val="24"/>
          <w:szCs w:val="24"/>
        </w:rPr>
        <w:t>知其然而不知其所以然</w:t>
      </w:r>
      <w:r w:rsidR="009A7304" w:rsidRPr="00FA7A52">
        <w:rPr>
          <w:rFonts w:ascii="Times New Roman" w:hAnsi="Times New Roman" w:cs="Times New Roman"/>
          <w:sz w:val="24"/>
          <w:szCs w:val="24"/>
        </w:rPr>
        <w:t>“</w:t>
      </w:r>
      <w:r w:rsidR="009A7304" w:rsidRPr="00FA7A52">
        <w:rPr>
          <w:rFonts w:ascii="Times New Roman" w:hAnsi="Times New Roman" w:cs="Times New Roman"/>
          <w:sz w:val="24"/>
          <w:szCs w:val="24"/>
        </w:rPr>
        <w:t>；</w:t>
      </w:r>
    </w:p>
    <w:p w:rsidR="000E1B32" w:rsidRPr="00FA7A52" w:rsidRDefault="009A7304"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2</w:t>
      </w:r>
      <w:r w:rsidRPr="00FA7A52">
        <w:rPr>
          <w:rFonts w:ascii="Times New Roman" w:hAnsi="Times New Roman" w:cs="Times New Roman"/>
          <w:sz w:val="24"/>
          <w:szCs w:val="24"/>
        </w:rPr>
        <w:t>）知识是个人资产而不属于企业，</w:t>
      </w:r>
      <w:r w:rsidR="000E1B32" w:rsidRPr="00FA7A52">
        <w:rPr>
          <w:rFonts w:ascii="Times New Roman" w:hAnsi="Times New Roman" w:cs="Times New Roman"/>
          <w:sz w:val="24"/>
          <w:szCs w:val="24"/>
        </w:rPr>
        <w:t>随着企业人员的流动、离职和退休，</w:t>
      </w:r>
      <w:r w:rsidRPr="00FA7A52">
        <w:rPr>
          <w:rFonts w:ascii="Times New Roman" w:hAnsi="Times New Roman" w:cs="Times New Roman"/>
          <w:sz w:val="24"/>
          <w:szCs w:val="24"/>
        </w:rPr>
        <w:t>大量存储于专家学者以及经验丰富的设计开发人员</w:t>
      </w:r>
      <w:r w:rsidR="000E1B32" w:rsidRPr="00FA7A52">
        <w:rPr>
          <w:rFonts w:ascii="Times New Roman" w:hAnsi="Times New Roman" w:cs="Times New Roman"/>
          <w:sz w:val="24"/>
          <w:szCs w:val="24"/>
        </w:rPr>
        <w:t>头脑中的宝贵知识会不断流失。</w:t>
      </w:r>
    </w:p>
    <w:p w:rsidR="00D432FF" w:rsidRPr="00FA7A52" w:rsidRDefault="000E1B32"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3</w:t>
      </w:r>
      <w:r w:rsidRPr="00FA7A52">
        <w:rPr>
          <w:rFonts w:ascii="Times New Roman" w:hAnsi="Times New Roman" w:cs="Times New Roman"/>
          <w:sz w:val="24"/>
          <w:szCs w:val="24"/>
        </w:rPr>
        <w:t>）</w:t>
      </w:r>
      <w:r w:rsidR="00D432FF" w:rsidRPr="00FA7A52">
        <w:rPr>
          <w:rFonts w:ascii="Times New Roman" w:hAnsi="Times New Roman" w:cs="Times New Roman"/>
          <w:sz w:val="24"/>
          <w:szCs w:val="24"/>
        </w:rPr>
        <w:t>知识得不到充分的传承、共享和重用，这是由于这些知识都是存储于人们的大脑之中，很难被系统化的使用，这就使其他的设计人员在拥有一个设计产品的时候很难去了解、获悉它的设计过程。</w:t>
      </w:r>
    </w:p>
    <w:p w:rsidR="00D432FF" w:rsidRPr="00FA7A52" w:rsidRDefault="00D432FF"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因此，目前设计知识管理对产品研发过程之中隐性的微观思考层面的过程知识，即设计意图、设计决策、设计选项、设计操作以及决策依据等信息的获取和</w:t>
      </w:r>
      <w:r w:rsidRPr="00FA7A52">
        <w:rPr>
          <w:rFonts w:ascii="Times New Roman" w:hAnsi="Times New Roman" w:cs="Times New Roman"/>
          <w:sz w:val="24"/>
          <w:szCs w:val="24"/>
        </w:rPr>
        <w:lastRenderedPageBreak/>
        <w:t>管理还都非常欠缺。为了便捷有效地记录、表达、外化以及使用设计人员头脑中的设计理性知识（如设计意图、设计决策和决策依据等），</w:t>
      </w:r>
      <w:r w:rsidR="00C3380D" w:rsidRPr="00FA7A52">
        <w:rPr>
          <w:rFonts w:ascii="Times New Roman" w:hAnsi="Times New Roman" w:cs="Times New Roman"/>
          <w:sz w:val="24"/>
          <w:szCs w:val="24"/>
        </w:rPr>
        <w:t>来帮助设计者对已有产品及其设计思考过程有更为准确和系统全面的了解，并能通过计算机辅助来实现对知识的重用，</w:t>
      </w:r>
      <w:r w:rsidR="00C3380D" w:rsidRPr="00FA7A52">
        <w:rPr>
          <w:rFonts w:ascii="Times New Roman" w:hAnsi="Times New Roman" w:cs="Times New Roman"/>
          <w:sz w:val="24"/>
          <w:szCs w:val="24"/>
          <w:highlight w:val="yellow"/>
        </w:rPr>
        <w:t>孙兆洋</w:t>
      </w:r>
      <w:r w:rsidR="00C3380D" w:rsidRPr="00FA7A52">
        <w:rPr>
          <w:rFonts w:ascii="Times New Roman" w:hAnsi="Times New Roman" w:cs="Times New Roman"/>
          <w:sz w:val="24"/>
          <w:szCs w:val="24"/>
        </w:rPr>
        <w:t>等对设计理性知识建模进行了研究。</w:t>
      </w:r>
      <w:r w:rsidR="00C3380D" w:rsidRPr="00FA7A52">
        <w:rPr>
          <w:rFonts w:ascii="Times New Roman" w:hAnsi="Times New Roman" w:cs="Times New Roman"/>
          <w:sz w:val="24"/>
          <w:szCs w:val="24"/>
          <w:highlight w:val="yellow"/>
        </w:rPr>
        <w:t>其建模过程如图</w:t>
      </w:r>
      <w:r w:rsidR="00C3380D" w:rsidRPr="00FA7A52">
        <w:rPr>
          <w:rFonts w:ascii="Times New Roman" w:hAnsi="Times New Roman" w:cs="Times New Roman"/>
          <w:sz w:val="24"/>
          <w:szCs w:val="24"/>
        </w:rPr>
        <w:t>。</w:t>
      </w:r>
    </w:p>
    <w:p w:rsidR="005B3ED5" w:rsidRPr="00FA7A52" w:rsidRDefault="00C3380D"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但是设计理性模型实例是一个繁琐且庞大的系统，设计人员在重用</w:t>
      </w:r>
      <w:r w:rsidR="00077C48">
        <w:rPr>
          <w:rFonts w:ascii="Times New Roman" w:hAnsi="Times New Roman" w:cs="Times New Roman" w:hint="eastAsia"/>
          <w:sz w:val="24"/>
          <w:szCs w:val="24"/>
        </w:rPr>
        <w:t>以前所记录的的</w:t>
      </w:r>
      <w:r w:rsidRPr="00FA7A52">
        <w:rPr>
          <w:rFonts w:ascii="Times New Roman" w:hAnsi="Times New Roman" w:cs="Times New Roman"/>
          <w:sz w:val="24"/>
          <w:szCs w:val="24"/>
        </w:rPr>
        <w:t>设计</w:t>
      </w:r>
      <w:r w:rsidR="00077C48">
        <w:rPr>
          <w:rFonts w:ascii="Times New Roman" w:hAnsi="Times New Roman" w:cs="Times New Roman" w:hint="eastAsia"/>
          <w:sz w:val="24"/>
          <w:szCs w:val="24"/>
        </w:rPr>
        <w:t>理性知识</w:t>
      </w:r>
      <w:r w:rsidRPr="00FA7A52">
        <w:rPr>
          <w:rFonts w:ascii="Times New Roman" w:hAnsi="Times New Roman" w:cs="Times New Roman"/>
          <w:sz w:val="24"/>
          <w:szCs w:val="24"/>
        </w:rPr>
        <w:t>时，在浏览、查询和使用整个设计理性的时候会遇到很大的困难。因此，</w:t>
      </w:r>
      <w:r w:rsidR="005B3ED5" w:rsidRPr="00FA7A52">
        <w:rPr>
          <w:rFonts w:ascii="Times New Roman" w:hAnsi="Times New Roman" w:cs="Times New Roman"/>
          <w:sz w:val="24"/>
          <w:szCs w:val="24"/>
        </w:rPr>
        <w:t>研究如何在设计理性建模的基础之上，按照一定的逻辑方法对复杂的设计理性模型进行主脉络提取处理，形成更为简洁、清晰的设计理性模型，使设计人员能够更准确的获悉所需的主要的，有决定性作用的设计理性信息，并一定程度上降低模型的复杂度，减少模型的存储与搜索成本具有一定的必要性。</w:t>
      </w:r>
    </w:p>
    <w:p w:rsidR="005B3ED5" w:rsidRPr="00FA7A52" w:rsidRDefault="005B3ED5" w:rsidP="00FA7A52">
      <w:pPr>
        <w:pStyle w:val="a3"/>
        <w:numPr>
          <w:ilvl w:val="0"/>
          <w:numId w:val="6"/>
        </w:numPr>
        <w:spacing w:line="360" w:lineRule="auto"/>
        <w:ind w:firstLineChars="0"/>
        <w:rPr>
          <w:rStyle w:val="3Char"/>
          <w:rFonts w:ascii="Times New Roman" w:hAnsi="Times New Roman" w:cs="Times New Roman"/>
          <w:vanish/>
        </w:rPr>
      </w:pPr>
    </w:p>
    <w:p w:rsidR="005B3ED5" w:rsidRPr="00FA7A52" w:rsidRDefault="005B3ED5" w:rsidP="00FA7A52">
      <w:pPr>
        <w:pStyle w:val="a3"/>
        <w:numPr>
          <w:ilvl w:val="2"/>
          <w:numId w:val="6"/>
        </w:numPr>
        <w:spacing w:line="360" w:lineRule="auto"/>
        <w:ind w:firstLineChars="0"/>
        <w:rPr>
          <w:rStyle w:val="3Char"/>
          <w:rFonts w:ascii="Times New Roman" w:hAnsi="Times New Roman" w:cs="Times New Roman"/>
          <w:vanish/>
        </w:rPr>
      </w:pPr>
    </w:p>
    <w:p w:rsidR="007C21DB" w:rsidRPr="00FA7A52" w:rsidRDefault="007C21DB" w:rsidP="00FA7A52">
      <w:pPr>
        <w:pStyle w:val="ZR2"/>
        <w:spacing w:line="360" w:lineRule="auto"/>
        <w:rPr>
          <w:rStyle w:val="3Char"/>
          <w:rFonts w:ascii="Times New Roman" w:hAnsi="Times New Roman" w:cs="Times New Roman"/>
          <w:b w:val="0"/>
          <w:bCs w:val="0"/>
          <w:sz w:val="24"/>
          <w:szCs w:val="24"/>
        </w:rPr>
      </w:pPr>
      <w:bookmarkStart w:id="7" w:name="_Toc420936238"/>
      <w:r w:rsidRPr="00FA7A52">
        <w:rPr>
          <w:rStyle w:val="3Char"/>
          <w:rFonts w:ascii="Times New Roman" w:hAnsi="Times New Roman" w:cs="Times New Roman"/>
          <w:b w:val="0"/>
          <w:sz w:val="24"/>
          <w:szCs w:val="24"/>
        </w:rPr>
        <w:t>研究意义</w:t>
      </w:r>
      <w:bookmarkEnd w:id="7"/>
    </w:p>
    <w:p w:rsidR="005B3ED5" w:rsidRPr="00FA7A52" w:rsidRDefault="005B3ED5"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本课题对设计理性只是模型进行适当的精简以及提取处理以便于设计理性的重用，研究意义如下：</w:t>
      </w:r>
    </w:p>
    <w:p w:rsidR="0016596F" w:rsidRPr="00FA7A52" w:rsidRDefault="00AD5BBE"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1</w:t>
      </w:r>
      <w:r w:rsidRPr="00FA7A52">
        <w:rPr>
          <w:rFonts w:ascii="Times New Roman" w:hAnsi="Times New Roman" w:cs="Times New Roman"/>
          <w:sz w:val="24"/>
          <w:szCs w:val="24"/>
        </w:rPr>
        <w:t>）通过对复杂而庞大的设计理性知识模型进行主脉络提取可以便于设计人员对设计理性知识的重用，使设计人员能快速准确的搜索到自己所需的内容，实现设计理性的高效运用，有利于提高相关产品的设计速度以及质量，并在一定程度上节约设计成本。</w:t>
      </w:r>
    </w:p>
    <w:p w:rsidR="00AD5BBE" w:rsidRPr="00FA7A52" w:rsidRDefault="00AD5BBE"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2</w:t>
      </w:r>
      <w:r w:rsidRPr="00FA7A52">
        <w:rPr>
          <w:rFonts w:ascii="Times New Roman" w:hAnsi="Times New Roman" w:cs="Times New Roman"/>
          <w:sz w:val="24"/>
          <w:szCs w:val="24"/>
        </w:rPr>
        <w:t>）结构化图形显示设计过程的逻辑推理，能够使设计人员对所提取出的设计理性知识模型主脉络进行直观的分析与理解。</w:t>
      </w:r>
    </w:p>
    <w:p w:rsidR="00AD5BBE" w:rsidRPr="00FA7A52" w:rsidRDefault="00AD5BBE"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3</w:t>
      </w:r>
      <w:r w:rsidRPr="00FA7A52">
        <w:rPr>
          <w:rFonts w:ascii="Times New Roman" w:hAnsi="Times New Roman" w:cs="Times New Roman"/>
          <w:sz w:val="24"/>
          <w:szCs w:val="24"/>
        </w:rPr>
        <w:t>）对复杂模型进行主脉络提取有益于实现设计理性知识的有效管理，</w:t>
      </w:r>
      <w:r w:rsidR="00077C48">
        <w:rPr>
          <w:rFonts w:ascii="Times New Roman" w:hAnsi="Times New Roman" w:cs="Times New Roman" w:hint="eastAsia"/>
          <w:sz w:val="24"/>
          <w:szCs w:val="24"/>
        </w:rPr>
        <w:t>方便设计者对已有的设计理性知识进行重用。</w:t>
      </w:r>
    </w:p>
    <w:p w:rsidR="007C21DB" w:rsidRPr="00FA7A52" w:rsidRDefault="007C21DB" w:rsidP="00FA7A52">
      <w:pPr>
        <w:pStyle w:val="ZR1"/>
        <w:spacing w:line="360" w:lineRule="auto"/>
        <w:rPr>
          <w:rFonts w:ascii="Times New Roman" w:hAnsi="Times New Roman" w:cs="Times New Roman"/>
        </w:rPr>
      </w:pPr>
      <w:bookmarkStart w:id="8" w:name="_Toc420936239"/>
      <w:r w:rsidRPr="00FA7A52">
        <w:rPr>
          <w:rFonts w:ascii="Times New Roman" w:hAnsi="Times New Roman" w:cs="Times New Roman"/>
        </w:rPr>
        <w:t>相关研究现状</w:t>
      </w:r>
      <w:bookmarkEnd w:id="8"/>
    </w:p>
    <w:p w:rsidR="0054112B" w:rsidRPr="00FA7A52" w:rsidRDefault="0054112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设计理性（</w:t>
      </w:r>
      <w:r w:rsidRPr="00FA7A52">
        <w:rPr>
          <w:rFonts w:ascii="Times New Roman" w:hAnsi="Times New Roman" w:cs="Times New Roman"/>
          <w:sz w:val="24"/>
          <w:szCs w:val="24"/>
        </w:rPr>
        <w:t>Design Rationale</w:t>
      </w:r>
      <w:r w:rsidRPr="00FA7A52">
        <w:rPr>
          <w:rFonts w:ascii="Times New Roman" w:hAnsi="Times New Roman" w:cs="Times New Roman"/>
          <w:sz w:val="24"/>
          <w:szCs w:val="24"/>
        </w:rPr>
        <w:t>）知识指关于设计理性有逻辑的充分依据的描述。即设计人员在设计过程中所思考的所有与设计有关的知识。设计理性解释产品为什么按照某种方式进行设计，设计目标、设计决策、设计依据、设计情境等所有设计背景信息。</w:t>
      </w:r>
    </w:p>
    <w:p w:rsidR="0054112B" w:rsidRPr="00FA7A52" w:rsidRDefault="0054112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始于</w:t>
      </w:r>
      <w:r w:rsidRPr="00FA7A52">
        <w:rPr>
          <w:rFonts w:ascii="Times New Roman" w:hAnsi="Times New Roman" w:cs="Times New Roman"/>
          <w:sz w:val="24"/>
          <w:szCs w:val="24"/>
        </w:rPr>
        <w:t>Kunz</w:t>
      </w:r>
      <w:r w:rsidRPr="00FA7A52">
        <w:rPr>
          <w:rFonts w:ascii="Times New Roman" w:hAnsi="Times New Roman" w:cs="Times New Roman"/>
          <w:sz w:val="24"/>
          <w:szCs w:val="24"/>
        </w:rPr>
        <w:t>和</w:t>
      </w:r>
      <w:proofErr w:type="spellStart"/>
      <w:r w:rsidRPr="00FA7A52">
        <w:rPr>
          <w:rFonts w:ascii="Times New Roman" w:hAnsi="Times New Roman" w:cs="Times New Roman"/>
          <w:sz w:val="24"/>
          <w:szCs w:val="24"/>
        </w:rPr>
        <w:t>Rittel</w:t>
      </w:r>
      <w:proofErr w:type="spellEnd"/>
      <w:r w:rsidRPr="00FA7A52">
        <w:rPr>
          <w:rFonts w:ascii="Times New Roman" w:hAnsi="Times New Roman" w:cs="Times New Roman"/>
          <w:sz w:val="24"/>
          <w:szCs w:val="24"/>
        </w:rPr>
        <w:t>提出的基于问题的信息系统（</w:t>
      </w:r>
      <w:r w:rsidRPr="00FA7A52">
        <w:rPr>
          <w:rFonts w:ascii="Times New Roman" w:hAnsi="Times New Roman" w:cs="Times New Roman"/>
          <w:sz w:val="24"/>
          <w:szCs w:val="24"/>
        </w:rPr>
        <w:t>Issue-based Information System, IBIS</w:t>
      </w:r>
      <w:r w:rsidRPr="00FA7A52">
        <w:rPr>
          <w:rFonts w:ascii="Times New Roman" w:hAnsi="Times New Roman" w:cs="Times New Roman"/>
          <w:sz w:val="24"/>
          <w:szCs w:val="24"/>
        </w:rPr>
        <w:t>），设计理性研究建立了</w:t>
      </w:r>
      <w:r w:rsidRPr="00FA7A52">
        <w:rPr>
          <w:rFonts w:ascii="Times New Roman" w:hAnsi="Times New Roman" w:cs="Times New Roman"/>
          <w:sz w:val="24"/>
          <w:szCs w:val="24"/>
        </w:rPr>
        <w:t>IBIS, QOC, PHI, DRL</w:t>
      </w:r>
      <w:r w:rsidRPr="00FA7A52">
        <w:rPr>
          <w:rFonts w:ascii="Times New Roman" w:hAnsi="Times New Roman" w:cs="Times New Roman"/>
          <w:sz w:val="24"/>
          <w:szCs w:val="24"/>
        </w:rPr>
        <w:t>等著名的设计理性表达模型。这些模型主要是将设计过程看作是协商的交互作用，并采用半形式化的</w:t>
      </w:r>
      <w:r w:rsidRPr="00FA7A52">
        <w:rPr>
          <w:rFonts w:ascii="Times New Roman" w:hAnsi="Times New Roman" w:cs="Times New Roman"/>
          <w:sz w:val="24"/>
          <w:szCs w:val="24"/>
        </w:rPr>
        <w:lastRenderedPageBreak/>
        <w:t>图形化表达形式来组织论证的结构。剑桥大学</w:t>
      </w:r>
      <w:proofErr w:type="spellStart"/>
      <w:r w:rsidRPr="00FA7A52">
        <w:rPr>
          <w:rFonts w:ascii="Times New Roman" w:hAnsi="Times New Roman" w:cs="Times New Roman"/>
          <w:sz w:val="24"/>
          <w:szCs w:val="24"/>
        </w:rPr>
        <w:t>Bracewell</w:t>
      </w:r>
      <w:proofErr w:type="spellEnd"/>
      <w:r w:rsidRPr="00FA7A52">
        <w:rPr>
          <w:rFonts w:ascii="Times New Roman" w:hAnsi="Times New Roman" w:cs="Times New Roman"/>
          <w:sz w:val="24"/>
          <w:szCs w:val="24"/>
        </w:rPr>
        <w:t>及其研究团队开发的</w:t>
      </w:r>
      <w:proofErr w:type="spellStart"/>
      <w:r w:rsidRPr="00FA7A52">
        <w:rPr>
          <w:rFonts w:ascii="Times New Roman" w:hAnsi="Times New Roman" w:cs="Times New Roman"/>
          <w:sz w:val="24"/>
          <w:szCs w:val="24"/>
        </w:rPr>
        <w:t>DRed</w:t>
      </w:r>
      <w:proofErr w:type="spellEnd"/>
      <w:r w:rsidRPr="00FA7A52">
        <w:rPr>
          <w:rFonts w:ascii="Times New Roman" w:hAnsi="Times New Roman" w:cs="Times New Roman"/>
          <w:sz w:val="24"/>
          <w:szCs w:val="24"/>
        </w:rPr>
        <w:t>软件正是基于</w:t>
      </w:r>
      <w:r w:rsidRPr="00FA7A52">
        <w:rPr>
          <w:rFonts w:ascii="Times New Roman" w:hAnsi="Times New Roman" w:cs="Times New Roman"/>
          <w:sz w:val="24"/>
          <w:szCs w:val="24"/>
        </w:rPr>
        <w:t>IBIS</w:t>
      </w:r>
      <w:r w:rsidRPr="00FA7A52">
        <w:rPr>
          <w:rFonts w:ascii="Times New Roman" w:hAnsi="Times New Roman" w:cs="Times New Roman"/>
          <w:sz w:val="24"/>
          <w:szCs w:val="24"/>
        </w:rPr>
        <w:t>的简单而有效的理性捕捉工具，允许设计人员采用结点和连接弧的形式记录设计理性，支持设计人员对已有设计决策进行访问，理解设计理性。它已经被成功应用于罗罗公司航空发动机的设计过程中，并成为该企业全生命周期管理解决方案的标准组件之一。该软件的企业推广实现了设计理性从理论研究到工业应用的突破。英国公开大学知识媒体研究所开发的</w:t>
      </w:r>
      <w:r w:rsidRPr="00FA7A52">
        <w:rPr>
          <w:rFonts w:ascii="Times New Roman" w:hAnsi="Times New Roman" w:cs="Times New Roman"/>
          <w:sz w:val="24"/>
          <w:szCs w:val="24"/>
        </w:rPr>
        <w:t>Compendium</w:t>
      </w:r>
      <w:r w:rsidRPr="00FA7A52">
        <w:rPr>
          <w:rFonts w:ascii="Times New Roman" w:hAnsi="Times New Roman" w:cs="Times New Roman"/>
          <w:sz w:val="24"/>
          <w:szCs w:val="24"/>
        </w:rPr>
        <w:t>系统集成各种多媒体工具用于实现个人或团体决策过程的建模，已被</w:t>
      </w:r>
      <w:r w:rsidRPr="00FA7A52">
        <w:rPr>
          <w:rFonts w:ascii="Times New Roman" w:hAnsi="Times New Roman" w:cs="Times New Roman"/>
          <w:sz w:val="24"/>
          <w:szCs w:val="24"/>
        </w:rPr>
        <w:t>NASA</w:t>
      </w:r>
      <w:r w:rsidRPr="00FA7A52">
        <w:rPr>
          <w:rFonts w:ascii="Times New Roman" w:hAnsi="Times New Roman" w:cs="Times New Roman"/>
          <w:sz w:val="24"/>
          <w:szCs w:val="24"/>
        </w:rPr>
        <w:t>用于多专家会话建模，对航天飞机任务运行知识进行协同建模</w:t>
      </w:r>
      <w:r w:rsidRPr="00FA7A52">
        <w:rPr>
          <w:rFonts w:ascii="Times New Roman" w:hAnsi="Times New Roman" w:cs="Times New Roman"/>
          <w:sz w:val="24"/>
          <w:szCs w:val="24"/>
        </w:rPr>
        <w:t xml:space="preserve">[3] </w:t>
      </w:r>
      <w:r w:rsidRPr="00FA7A52">
        <w:rPr>
          <w:rFonts w:ascii="Times New Roman" w:hAnsi="Times New Roman" w:cs="Times New Roman"/>
          <w:sz w:val="24"/>
          <w:szCs w:val="24"/>
        </w:rPr>
        <w:t>。图</w:t>
      </w:r>
      <w:r w:rsidRPr="00FA7A52">
        <w:rPr>
          <w:rFonts w:ascii="Times New Roman" w:hAnsi="Times New Roman" w:cs="Times New Roman"/>
          <w:sz w:val="24"/>
          <w:szCs w:val="24"/>
        </w:rPr>
        <w:t>1.2</w:t>
      </w:r>
      <w:r w:rsidRPr="00FA7A52">
        <w:rPr>
          <w:rFonts w:ascii="Times New Roman" w:hAnsi="Times New Roman" w:cs="Times New Roman"/>
          <w:sz w:val="24"/>
          <w:szCs w:val="24"/>
        </w:rPr>
        <w:t>为</w:t>
      </w:r>
      <w:r w:rsidRPr="00FA7A52">
        <w:rPr>
          <w:rFonts w:ascii="Times New Roman" w:hAnsi="Times New Roman" w:cs="Times New Roman"/>
          <w:sz w:val="24"/>
          <w:szCs w:val="24"/>
        </w:rPr>
        <w:t>Dred</w:t>
      </w:r>
      <w:r w:rsidRPr="00FA7A52">
        <w:rPr>
          <w:rFonts w:ascii="Times New Roman" w:hAnsi="Times New Roman" w:cs="Times New Roman"/>
          <w:sz w:val="24"/>
          <w:szCs w:val="24"/>
        </w:rPr>
        <w:t>的显示界面</w:t>
      </w:r>
      <w:r w:rsidRPr="00FA7A52">
        <w:rPr>
          <w:rFonts w:ascii="Times New Roman" w:hAnsi="Times New Roman" w:cs="Times New Roman"/>
          <w:sz w:val="24"/>
          <w:szCs w:val="24"/>
        </w:rPr>
        <w:t>[4]</w:t>
      </w:r>
      <w:r w:rsidRPr="00FA7A52">
        <w:rPr>
          <w:rFonts w:ascii="Times New Roman" w:hAnsi="Times New Roman" w:cs="Times New Roman"/>
          <w:sz w:val="24"/>
          <w:szCs w:val="24"/>
        </w:rPr>
        <w:t>。</w:t>
      </w:r>
    </w:p>
    <w:p w:rsidR="0054112B" w:rsidRPr="00FA7A52" w:rsidRDefault="0054112B" w:rsidP="00FA7A52">
      <w:pPr>
        <w:spacing w:line="360" w:lineRule="auto"/>
        <w:jc w:val="center"/>
        <w:rPr>
          <w:rFonts w:ascii="Times New Roman" w:hAnsi="Times New Roman" w:cs="Times New Roman"/>
          <w:sz w:val="24"/>
          <w:szCs w:val="24"/>
        </w:rPr>
      </w:pPr>
      <w:r w:rsidRPr="00FA7A52">
        <w:rPr>
          <w:rFonts w:ascii="Times New Roman" w:hAnsi="Times New Roman" w:cs="Times New Roman"/>
          <w:noProof/>
        </w:rPr>
        <w:drawing>
          <wp:inline distT="0" distB="0" distL="0" distR="0" wp14:anchorId="05F82676" wp14:editId="1BE83E6F">
            <wp:extent cx="5274310" cy="3938872"/>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d.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938872"/>
                    </a:xfrm>
                    <a:prstGeom prst="rect">
                      <a:avLst/>
                    </a:prstGeom>
                  </pic:spPr>
                </pic:pic>
              </a:graphicData>
            </a:graphic>
          </wp:inline>
        </w:drawing>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在我国相关设计知识的研究中，影响力较大是浙江大学谭建荣院</w:t>
      </w:r>
      <w:r w:rsidR="00077C48">
        <w:rPr>
          <w:rFonts w:ascii="Times New Roman" w:hAnsi="Times New Roman" w:cs="Times New Roman"/>
          <w:sz w:val="24"/>
          <w:szCs w:val="24"/>
          <w:highlight w:val="yellow"/>
        </w:rPr>
        <w:t>士领导的研究团队，</w:t>
      </w:r>
      <w:r w:rsidR="00077C48">
        <w:rPr>
          <w:rFonts w:ascii="Times New Roman" w:hAnsi="Times New Roman" w:cs="Times New Roman" w:hint="eastAsia"/>
          <w:sz w:val="24"/>
          <w:szCs w:val="24"/>
          <w:highlight w:val="yellow"/>
        </w:rPr>
        <w:t>他们长期研究产品信息与知识建模与演化原理方法</w:t>
      </w:r>
      <w:r w:rsidRPr="00FA7A52">
        <w:rPr>
          <w:rFonts w:ascii="Times New Roman" w:hAnsi="Times New Roman" w:cs="Times New Roman"/>
          <w:sz w:val="24"/>
          <w:szCs w:val="24"/>
          <w:highlight w:val="yellow"/>
        </w:rPr>
        <w:t>，提出了单元化、递归化、自组织和自适应的产品信息建模理论，取得了一系列相关研究成果。</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北京航空航天大学刘继红教授对细粒度设计理性知识的建模理论与方法进行了研究，提出了设计理性概念模型</w:t>
      </w:r>
      <w:r w:rsidRPr="00FA7A52">
        <w:rPr>
          <w:rFonts w:ascii="Times New Roman" w:hAnsi="Times New Roman" w:cs="Times New Roman"/>
          <w:sz w:val="24"/>
          <w:szCs w:val="24"/>
          <w:highlight w:val="yellow"/>
        </w:rPr>
        <w:t xml:space="preserve">CMDT </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Cognitive Model of Design Thinking</w:t>
      </w:r>
      <w:r w:rsidRPr="00FA7A52">
        <w:rPr>
          <w:rFonts w:ascii="Times New Roman" w:hAnsi="Times New Roman" w:cs="Times New Roman"/>
          <w:sz w:val="24"/>
          <w:szCs w:val="24"/>
          <w:highlight w:val="yellow"/>
        </w:rPr>
        <w:t>）、开发了设计理性建模语言</w:t>
      </w:r>
      <w:r w:rsidRPr="00FA7A52">
        <w:rPr>
          <w:rFonts w:ascii="Times New Roman" w:hAnsi="Times New Roman" w:cs="Times New Roman"/>
          <w:sz w:val="24"/>
          <w:szCs w:val="24"/>
          <w:highlight w:val="yellow"/>
        </w:rPr>
        <w:t>DMML</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Design Mental Model Language</w:t>
      </w:r>
      <w:r w:rsidRPr="00FA7A52">
        <w:rPr>
          <w:rFonts w:ascii="Times New Roman" w:hAnsi="Times New Roman" w:cs="Times New Roman"/>
          <w:sz w:val="24"/>
          <w:szCs w:val="24"/>
          <w:highlight w:val="yellow"/>
        </w:rPr>
        <w:t>）、以及设计理性建模原型系统</w:t>
      </w:r>
      <w:proofErr w:type="spellStart"/>
      <w:r w:rsidRPr="00FA7A52">
        <w:rPr>
          <w:rFonts w:ascii="Times New Roman" w:hAnsi="Times New Roman" w:cs="Times New Roman"/>
          <w:sz w:val="24"/>
          <w:szCs w:val="24"/>
          <w:highlight w:val="yellow"/>
        </w:rPr>
        <w:t>MindDigger</w:t>
      </w:r>
      <w:proofErr w:type="spellEnd"/>
      <w:r w:rsidRPr="00FA7A52">
        <w:rPr>
          <w:rFonts w:ascii="Times New Roman" w:hAnsi="Times New Roman" w:cs="Times New Roman"/>
          <w:sz w:val="24"/>
          <w:szCs w:val="24"/>
          <w:highlight w:val="yellow"/>
        </w:rPr>
        <w:t>。</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lastRenderedPageBreak/>
        <w:t>CMDT</w:t>
      </w:r>
      <w:r w:rsidRPr="00FA7A52">
        <w:rPr>
          <w:rFonts w:ascii="Times New Roman" w:hAnsi="Times New Roman" w:cs="Times New Roman"/>
          <w:sz w:val="24"/>
          <w:szCs w:val="24"/>
          <w:highlight w:val="yellow"/>
        </w:rPr>
        <w:t>模型包括三个子模型：语义模型、程序性模型和情节性模型，描述了设计理性模型的构成要素及其之间的相互关系。</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DMML</w:t>
      </w:r>
      <w:r w:rsidRPr="00FA7A52">
        <w:rPr>
          <w:rFonts w:ascii="Times New Roman" w:hAnsi="Times New Roman" w:cs="Times New Roman"/>
          <w:sz w:val="24"/>
          <w:szCs w:val="24"/>
          <w:highlight w:val="yellow"/>
        </w:rPr>
        <w:t>是基于本体描述语言</w:t>
      </w:r>
      <w:r w:rsidRPr="00FA7A52">
        <w:rPr>
          <w:rFonts w:ascii="Times New Roman" w:hAnsi="Times New Roman" w:cs="Times New Roman"/>
          <w:sz w:val="24"/>
          <w:szCs w:val="24"/>
          <w:highlight w:val="yellow"/>
        </w:rPr>
        <w:t>OWL</w:t>
      </w:r>
      <w:r w:rsidRPr="00FA7A52">
        <w:rPr>
          <w:rFonts w:ascii="Times New Roman" w:hAnsi="Times New Roman" w:cs="Times New Roman"/>
          <w:sz w:val="24"/>
          <w:szCs w:val="24"/>
          <w:highlight w:val="yellow"/>
        </w:rPr>
        <w:t>的思考过程描述语言，语言能够能够支持计算机对设计理性进行理解和推理。</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proofErr w:type="spellStart"/>
      <w:r w:rsidRPr="00FA7A52">
        <w:rPr>
          <w:rFonts w:ascii="Times New Roman" w:hAnsi="Times New Roman" w:cs="Times New Roman"/>
          <w:sz w:val="24"/>
          <w:szCs w:val="24"/>
          <w:highlight w:val="yellow"/>
        </w:rPr>
        <w:t>MindDigger</w:t>
      </w:r>
      <w:proofErr w:type="spellEnd"/>
      <w:r w:rsidRPr="00FA7A52">
        <w:rPr>
          <w:rFonts w:ascii="Times New Roman" w:hAnsi="Times New Roman" w:cs="Times New Roman"/>
          <w:sz w:val="24"/>
          <w:szCs w:val="24"/>
          <w:highlight w:val="yellow"/>
        </w:rPr>
        <w:t>原型系统主界面如图</w:t>
      </w:r>
      <w:r w:rsidRPr="00FA7A52">
        <w:rPr>
          <w:rFonts w:ascii="Times New Roman" w:hAnsi="Times New Roman" w:cs="Times New Roman"/>
          <w:sz w:val="24"/>
          <w:szCs w:val="24"/>
          <w:highlight w:val="yellow"/>
        </w:rPr>
        <w:t>1.4</w:t>
      </w:r>
      <w:r w:rsidRPr="00FA7A52">
        <w:rPr>
          <w:rFonts w:ascii="Times New Roman" w:hAnsi="Times New Roman" w:cs="Times New Roman"/>
          <w:sz w:val="24"/>
          <w:szCs w:val="24"/>
          <w:highlight w:val="yellow"/>
        </w:rPr>
        <w:t>所示，主要由菜单栏、工具栏、图形化建模工作区、树状结构和属性窗口等五部分组成。实现以下功能：</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1</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ab/>
      </w:r>
      <w:r w:rsidRPr="00FA7A52">
        <w:rPr>
          <w:rFonts w:ascii="Times New Roman" w:hAnsi="Times New Roman" w:cs="Times New Roman"/>
          <w:sz w:val="24"/>
          <w:szCs w:val="24"/>
          <w:highlight w:val="yellow"/>
        </w:rPr>
        <w:t>设计理性图形化建模；</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2</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ab/>
      </w:r>
      <w:r w:rsidRPr="00FA7A52">
        <w:rPr>
          <w:rFonts w:ascii="Times New Roman" w:hAnsi="Times New Roman" w:cs="Times New Roman"/>
          <w:sz w:val="24"/>
          <w:szCs w:val="24"/>
          <w:highlight w:val="yellow"/>
        </w:rPr>
        <w:t>设计理性审阅；</w:t>
      </w:r>
    </w:p>
    <w:p w:rsidR="00CB1B1A" w:rsidRPr="00FA7A52" w:rsidRDefault="00CB1B1A"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3</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ab/>
      </w:r>
      <w:r w:rsidRPr="00FA7A52">
        <w:rPr>
          <w:rFonts w:ascii="Times New Roman" w:hAnsi="Times New Roman" w:cs="Times New Roman"/>
          <w:sz w:val="24"/>
          <w:szCs w:val="24"/>
          <w:highlight w:val="yellow"/>
        </w:rPr>
        <w:t>设计理性一致性检查和维护。</w:t>
      </w:r>
    </w:p>
    <w:p w:rsidR="00CB1B1A" w:rsidRPr="00FA7A52" w:rsidRDefault="00CB1B1A" w:rsidP="00FA7A52">
      <w:pPr>
        <w:spacing w:line="360" w:lineRule="auto"/>
        <w:rPr>
          <w:rFonts w:ascii="Times New Roman" w:hAnsi="Times New Roman" w:cs="Times New Roman"/>
          <w:sz w:val="24"/>
          <w:szCs w:val="24"/>
          <w:highlight w:val="yellow"/>
        </w:rPr>
      </w:pPr>
      <w:r w:rsidRPr="00FA7A52">
        <w:rPr>
          <w:rFonts w:ascii="Times New Roman" w:hAnsi="Times New Roman" w:cs="Times New Roman"/>
          <w:noProof/>
        </w:rPr>
        <w:drawing>
          <wp:inline distT="0" distB="0" distL="0" distR="0" wp14:anchorId="37AFD954" wp14:editId="70313D69">
            <wp:extent cx="5274310" cy="3779605"/>
            <wp:effectExtent l="0" t="0" r="2540" b="0"/>
            <wp:docPr id="6" name="图片 26" descr="D:\文件\毕业设计\设计思考过程\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D:\文件\毕业设计\设计思考过程\5.bmp"/>
                    <pic:cNvPicPr>
                      <a:picLocks noChangeAspect="1" noChangeArrowheads="1"/>
                    </pic:cNvPicPr>
                  </pic:nvPicPr>
                  <pic:blipFill>
                    <a:blip r:embed="rId10" cstate="print"/>
                    <a:srcRect/>
                    <a:stretch>
                      <a:fillRect/>
                    </a:stretch>
                  </pic:blipFill>
                  <pic:spPr bwMode="auto">
                    <a:xfrm>
                      <a:off x="0" y="0"/>
                      <a:ext cx="5274310" cy="3779605"/>
                    </a:xfrm>
                    <a:prstGeom prst="rect">
                      <a:avLst/>
                    </a:prstGeom>
                    <a:noFill/>
                    <a:ln w="9525">
                      <a:noFill/>
                      <a:miter lim="800000"/>
                      <a:headEnd/>
                      <a:tailEnd/>
                    </a:ln>
                  </pic:spPr>
                </pic:pic>
              </a:graphicData>
            </a:graphic>
          </wp:inline>
        </w:drawing>
      </w:r>
    </w:p>
    <w:p w:rsidR="007C21DB" w:rsidRPr="00FA7A52" w:rsidRDefault="00EC301C" w:rsidP="00FA7A52">
      <w:pPr>
        <w:pStyle w:val="ZR1"/>
        <w:spacing w:line="360" w:lineRule="auto"/>
        <w:rPr>
          <w:rFonts w:ascii="Times New Roman" w:hAnsi="Times New Roman" w:cs="Times New Roman"/>
        </w:rPr>
      </w:pPr>
      <w:bookmarkStart w:id="9" w:name="_Toc420936240"/>
      <w:r w:rsidRPr="00FA7A52">
        <w:rPr>
          <w:rFonts w:ascii="Times New Roman" w:hAnsi="Times New Roman" w:cs="Times New Roman"/>
        </w:rPr>
        <w:t>本课题</w:t>
      </w:r>
      <w:r w:rsidR="007C21DB" w:rsidRPr="00FA7A52">
        <w:rPr>
          <w:rFonts w:ascii="Times New Roman" w:hAnsi="Times New Roman" w:cs="Times New Roman"/>
        </w:rPr>
        <w:t>研究内容</w:t>
      </w:r>
      <w:bookmarkEnd w:id="9"/>
    </w:p>
    <w:p w:rsidR="00CB1B1A" w:rsidRPr="00FA7A52" w:rsidRDefault="00CB1B1A"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根据设计人员</w:t>
      </w:r>
      <w:r w:rsidR="007523B3" w:rsidRPr="00FA7A52">
        <w:rPr>
          <w:rFonts w:ascii="Times New Roman" w:eastAsiaTheme="minorEastAsia" w:hAnsi="Times New Roman" w:cs="Times New Roman"/>
        </w:rPr>
        <w:t>的</w:t>
      </w:r>
      <w:r w:rsidRPr="00FA7A52">
        <w:rPr>
          <w:rFonts w:ascii="Times New Roman" w:eastAsiaTheme="minorEastAsia" w:hAnsi="Times New Roman" w:cs="Times New Roman"/>
        </w:rPr>
        <w:t>需求将现有的设计理性知识模型以结构化的图形表示出来，存储到计算机中，然后进行主脉络提取处理</w:t>
      </w:r>
      <w:r w:rsidR="00EC301C" w:rsidRPr="00FA7A52">
        <w:rPr>
          <w:rFonts w:ascii="Times New Roman" w:eastAsiaTheme="minorEastAsia" w:hAnsi="Times New Roman" w:cs="Times New Roman"/>
        </w:rPr>
        <w:t>，实现以下功能：</w:t>
      </w:r>
    </w:p>
    <w:p w:rsidR="00486701" w:rsidRPr="00FA7A52" w:rsidRDefault="00103CD0" w:rsidP="00FA7A52">
      <w:pPr>
        <w:pStyle w:val="ZR1"/>
        <w:numPr>
          <w:ilvl w:val="0"/>
          <w:numId w:val="0"/>
        </w:numPr>
        <w:spacing w:line="360" w:lineRule="auto"/>
        <w:ind w:left="905"/>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r w:rsidR="00EC301C" w:rsidRPr="00FA7A52">
        <w:rPr>
          <w:rFonts w:ascii="Times New Roman" w:eastAsiaTheme="minorEastAsia" w:hAnsi="Times New Roman" w:cs="Times New Roman"/>
        </w:rPr>
        <w:t>结构化图形显示设计理性知识模型</w:t>
      </w:r>
    </w:p>
    <w:p w:rsidR="00103CD0" w:rsidRPr="00FA7A52" w:rsidRDefault="00EC301C"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将设计人员在产品研发过程中的所思所想事无巨细地</w:t>
      </w:r>
      <w:r w:rsidR="00103CD0" w:rsidRPr="00FA7A52">
        <w:rPr>
          <w:rFonts w:ascii="Times New Roman" w:eastAsiaTheme="minorEastAsia" w:hAnsi="Times New Roman" w:cs="Times New Roman"/>
        </w:rPr>
        <w:t>记录下来，按照已有的设计理性知识模型的节点、关系通过原型系统录入到计算机当中，这样就可以便于设计人员的浏览、检索以及对设计理性知识模型的主脉络提取和后续操作，使</w:t>
      </w:r>
      <w:r w:rsidR="00103CD0" w:rsidRPr="00FA7A52">
        <w:rPr>
          <w:rFonts w:ascii="Times New Roman" w:eastAsiaTheme="minorEastAsia" w:hAnsi="Times New Roman" w:cs="Times New Roman"/>
        </w:rPr>
        <w:lastRenderedPageBreak/>
        <w:t>设计过程更加快速高效。</w:t>
      </w:r>
    </w:p>
    <w:p w:rsidR="00103CD0" w:rsidRPr="00FA7A52" w:rsidRDefault="00103CD0" w:rsidP="00FA7A52">
      <w:pPr>
        <w:pStyle w:val="ZR1"/>
        <w:numPr>
          <w:ilvl w:val="0"/>
          <w:numId w:val="0"/>
        </w:numPr>
        <w:spacing w:line="360" w:lineRule="auto"/>
        <w:ind w:left="425"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2</w:t>
      </w:r>
      <w:r w:rsidRPr="00FA7A52">
        <w:rPr>
          <w:rFonts w:ascii="Times New Roman" w:eastAsiaTheme="minorEastAsia" w:hAnsi="Times New Roman" w:cs="Times New Roman"/>
        </w:rPr>
        <w:t>）</w:t>
      </w:r>
      <w:r w:rsidR="007523B3" w:rsidRPr="00FA7A52">
        <w:rPr>
          <w:rFonts w:ascii="Times New Roman" w:eastAsiaTheme="minorEastAsia" w:hAnsi="Times New Roman" w:cs="Times New Roman"/>
        </w:rPr>
        <w:t>提取设计理性知识模型主脉络，约简重复设计过程</w:t>
      </w:r>
    </w:p>
    <w:p w:rsidR="000578AD" w:rsidRPr="00FA7A52" w:rsidRDefault="007523B3" w:rsidP="00FA7A52">
      <w:pPr>
        <w:pStyle w:val="a5"/>
        <w:spacing w:before="0" w:beforeAutospacing="0" w:after="0" w:afterAutospacing="0" w:line="360" w:lineRule="auto"/>
        <w:textAlignment w:val="baseline"/>
        <w:rPr>
          <w:rFonts w:ascii="Times New Roman" w:hAnsi="Times New Roman" w:cs="Times New Roman"/>
        </w:rPr>
      </w:pPr>
      <w:r w:rsidRPr="00FA7A52">
        <w:rPr>
          <w:rFonts w:ascii="Times New Roman" w:eastAsiaTheme="minorEastAsia" w:hAnsi="Times New Roman" w:cs="Times New Roman"/>
        </w:rPr>
        <w:t>一个产品的完整设计过程必定是循环往复，不停修改变动的，为了满足某些设计意图很有可能会出现许多的迭代重复设计过程，这些反复设计过程对于设计人员在回顾和理解产品设计思路的时候大多数是无用的，反而令整个设计理性模型更复杂庞大，</w:t>
      </w:r>
      <w:r w:rsidR="00CE5539" w:rsidRPr="00FA7A52">
        <w:rPr>
          <w:rFonts w:ascii="Times New Roman" w:eastAsiaTheme="minorEastAsia" w:hAnsi="Times New Roman" w:cs="Times New Roman"/>
        </w:rPr>
        <w:t>掩盖了设计理性模型实例中设计人员的核心设计思维逻辑，降低了模型的重用效率，</w:t>
      </w:r>
      <w:r w:rsidRPr="00FA7A52">
        <w:rPr>
          <w:rFonts w:ascii="Times New Roman" w:eastAsiaTheme="minorEastAsia" w:hAnsi="Times New Roman" w:cs="Times New Roman"/>
        </w:rPr>
        <w:t>通过对这些反复设计过程的约简，</w:t>
      </w:r>
      <w:r w:rsidR="00CE5539" w:rsidRPr="00FA7A52">
        <w:rPr>
          <w:rFonts w:ascii="Times New Roman" w:eastAsiaTheme="minorEastAsia" w:hAnsi="Times New Roman" w:cs="Times New Roman"/>
        </w:rPr>
        <w:t>对设计理性模型适当抽象</w:t>
      </w:r>
      <w:r w:rsidR="00541B3D" w:rsidRPr="00FA7A52">
        <w:rPr>
          <w:rFonts w:ascii="Times New Roman" w:eastAsiaTheme="minorEastAsia" w:hAnsi="Times New Roman" w:cs="Times New Roman"/>
        </w:rPr>
        <w:t>，</w:t>
      </w:r>
      <w:r w:rsidR="00CE5539" w:rsidRPr="00FA7A52">
        <w:rPr>
          <w:rFonts w:ascii="Times New Roman" w:eastAsiaTheme="minorEastAsia" w:hAnsi="Times New Roman" w:cs="Times New Roman"/>
        </w:rPr>
        <w:t>抽取</w:t>
      </w:r>
      <w:r w:rsidR="004B3046" w:rsidRPr="00FA7A52">
        <w:rPr>
          <w:rFonts w:ascii="Times New Roman" w:eastAsiaTheme="minorEastAsia" w:hAnsi="Times New Roman" w:cs="Times New Roman"/>
        </w:rPr>
        <w:t>设计决策主脉络，</w:t>
      </w:r>
      <w:r w:rsidRPr="00FA7A52">
        <w:rPr>
          <w:rFonts w:ascii="Times New Roman" w:eastAsiaTheme="minorEastAsia" w:hAnsi="Times New Roman" w:cs="Times New Roman"/>
        </w:rPr>
        <w:t>使得整个设计理性模型变得</w:t>
      </w:r>
      <w:r w:rsidR="00541B3D" w:rsidRPr="00FA7A52">
        <w:rPr>
          <w:rFonts w:ascii="Times New Roman" w:eastAsiaTheme="minorEastAsia" w:hAnsi="Times New Roman" w:cs="Times New Roman"/>
        </w:rPr>
        <w:t>更加清晰易懂</w:t>
      </w:r>
      <w:r w:rsidR="004B3046" w:rsidRPr="00FA7A52">
        <w:rPr>
          <w:rFonts w:ascii="Times New Roman" w:eastAsiaTheme="minorEastAsia" w:hAnsi="Times New Roman" w:cs="Times New Roman"/>
        </w:rPr>
        <w:t>，凸显核心设计思维逻辑。</w:t>
      </w:r>
    </w:p>
    <w:p w:rsidR="007C21DB" w:rsidRPr="00FA7A52" w:rsidRDefault="007C21DB" w:rsidP="00FA7A52">
      <w:pPr>
        <w:pStyle w:val="ZR1"/>
        <w:spacing w:line="360" w:lineRule="auto"/>
        <w:rPr>
          <w:rFonts w:ascii="Times New Roman" w:hAnsi="Times New Roman" w:cs="Times New Roman"/>
        </w:rPr>
      </w:pPr>
      <w:bookmarkStart w:id="10" w:name="_Toc420936241"/>
      <w:r w:rsidRPr="00FA7A52">
        <w:rPr>
          <w:rFonts w:ascii="Times New Roman" w:hAnsi="Times New Roman" w:cs="Times New Roman"/>
        </w:rPr>
        <w:t>论文组织结构</w:t>
      </w:r>
      <w:bookmarkEnd w:id="10"/>
    </w:p>
    <w:p w:rsidR="00254F32" w:rsidRPr="00FA7A52" w:rsidRDefault="00254F32" w:rsidP="00FA7A52">
      <w:pPr>
        <w:pStyle w:val="ZR1"/>
        <w:numPr>
          <w:ilvl w:val="0"/>
          <w:numId w:val="0"/>
        </w:numPr>
        <w:spacing w:line="360" w:lineRule="auto"/>
        <w:ind w:left="992"/>
        <w:outlineLvl w:val="9"/>
        <w:rPr>
          <w:rFonts w:ascii="Times New Roman" w:eastAsiaTheme="minorEastAsia" w:hAnsi="Times New Roman" w:cs="Times New Roman"/>
        </w:rPr>
      </w:pPr>
      <w:r w:rsidRPr="00FA7A52">
        <w:rPr>
          <w:rFonts w:ascii="Times New Roman" w:eastAsiaTheme="minorEastAsia" w:hAnsi="Times New Roman" w:cs="Times New Roman"/>
        </w:rPr>
        <w:t>本文的组织结构如下：</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FA7A52">
        <w:rPr>
          <w:rFonts w:ascii="Times New Roman" w:eastAsia="宋体" w:hAnsi="Times New Roman" w:cs="Times New Roman"/>
          <w:kern w:val="0"/>
          <w:sz w:val="24"/>
          <w:szCs w:val="21"/>
          <w:lang w:val="zu-ZA"/>
        </w:rPr>
        <w:t>第一章，绪论。阐述本课题的研究背景、研究意义、研究现状以及研究内容。</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FA7A52">
        <w:rPr>
          <w:rFonts w:ascii="Times New Roman" w:eastAsia="宋体" w:hAnsi="Times New Roman" w:cs="Times New Roman"/>
          <w:kern w:val="0"/>
          <w:sz w:val="24"/>
          <w:szCs w:val="21"/>
          <w:lang w:val="zu-ZA"/>
        </w:rPr>
        <w:t>第二章，</w:t>
      </w:r>
      <w:r w:rsidR="0045449C">
        <w:rPr>
          <w:rFonts w:ascii="Times New Roman" w:eastAsia="宋体" w:hAnsi="Times New Roman" w:cs="Times New Roman"/>
          <w:kern w:val="0"/>
          <w:sz w:val="24"/>
          <w:szCs w:val="21"/>
          <w:lang w:val="zu-ZA"/>
        </w:rPr>
        <w:t>总</w:t>
      </w:r>
      <w:r w:rsidRPr="00FA7A52">
        <w:rPr>
          <w:rFonts w:ascii="Times New Roman" w:eastAsia="宋体" w:hAnsi="Times New Roman" w:cs="Times New Roman"/>
          <w:kern w:val="0"/>
          <w:sz w:val="24"/>
          <w:szCs w:val="21"/>
          <w:lang w:val="zu-ZA"/>
        </w:rPr>
        <w:t>方案</w:t>
      </w:r>
      <w:r w:rsidR="0045449C">
        <w:rPr>
          <w:rFonts w:ascii="Times New Roman" w:eastAsia="宋体" w:hAnsi="Times New Roman" w:cs="Times New Roman" w:hint="eastAsia"/>
          <w:kern w:val="0"/>
          <w:sz w:val="24"/>
          <w:szCs w:val="21"/>
          <w:lang w:val="zu-ZA"/>
        </w:rPr>
        <w:t>框架</w:t>
      </w:r>
      <w:r w:rsidRPr="00FA7A52">
        <w:rPr>
          <w:rFonts w:ascii="Times New Roman" w:eastAsia="宋体" w:hAnsi="Times New Roman" w:cs="Times New Roman"/>
          <w:kern w:val="0"/>
          <w:sz w:val="24"/>
          <w:szCs w:val="21"/>
          <w:lang w:val="zu-ZA"/>
        </w:rPr>
        <w:t>设计。提出</w:t>
      </w:r>
      <w:r w:rsidR="00541B3D" w:rsidRPr="00FA7A52">
        <w:rPr>
          <w:rFonts w:ascii="Times New Roman" w:eastAsia="宋体" w:hAnsi="Times New Roman" w:cs="Times New Roman"/>
          <w:kern w:val="0"/>
          <w:sz w:val="24"/>
          <w:szCs w:val="21"/>
          <w:lang w:val="zu-ZA"/>
        </w:rPr>
        <w:t>设计理性知识模型主脉络提取</w:t>
      </w:r>
      <w:r w:rsidRPr="00FA7A52">
        <w:rPr>
          <w:rFonts w:ascii="Times New Roman" w:eastAsia="宋体" w:hAnsi="Times New Roman" w:cs="Times New Roman"/>
          <w:kern w:val="0"/>
          <w:sz w:val="24"/>
          <w:szCs w:val="21"/>
          <w:lang w:val="zu-ZA"/>
        </w:rPr>
        <w:t>方案的总体设计框架。</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FA7A52">
        <w:rPr>
          <w:rFonts w:ascii="Times New Roman" w:eastAsia="宋体" w:hAnsi="Times New Roman" w:cs="Times New Roman"/>
          <w:kern w:val="0"/>
          <w:sz w:val="24"/>
          <w:szCs w:val="21"/>
          <w:lang w:val="zu-ZA"/>
        </w:rPr>
        <w:t>第三章，设计理性知识建模。</w:t>
      </w:r>
      <w:r w:rsidRPr="00FA7A52">
        <w:rPr>
          <w:rFonts w:ascii="Times New Roman" w:eastAsia="宋体" w:hAnsi="Times New Roman" w:cs="Times New Roman"/>
          <w:kern w:val="0"/>
          <w:sz w:val="24"/>
          <w:szCs w:val="21"/>
        </w:rPr>
        <w:t>建立了</w:t>
      </w:r>
      <w:r w:rsidR="00541B3D" w:rsidRPr="00FA7A52">
        <w:rPr>
          <w:rFonts w:ascii="Times New Roman" w:eastAsia="宋体" w:hAnsi="Times New Roman" w:cs="Times New Roman"/>
          <w:kern w:val="0"/>
          <w:sz w:val="24"/>
          <w:szCs w:val="21"/>
        </w:rPr>
        <w:t>半盒件模具</w:t>
      </w:r>
      <w:r w:rsidRPr="00FA7A52">
        <w:rPr>
          <w:rFonts w:ascii="Times New Roman" w:eastAsia="宋体" w:hAnsi="Times New Roman" w:cs="Times New Roman"/>
          <w:kern w:val="0"/>
          <w:sz w:val="24"/>
          <w:szCs w:val="21"/>
        </w:rPr>
        <w:t>设计的设计理性知识模型，基于建立的</w:t>
      </w:r>
      <w:r w:rsidR="00541B3D" w:rsidRPr="00FA7A52">
        <w:rPr>
          <w:rFonts w:ascii="Times New Roman" w:eastAsia="宋体" w:hAnsi="Times New Roman" w:cs="Times New Roman"/>
          <w:kern w:val="0"/>
          <w:sz w:val="24"/>
          <w:szCs w:val="21"/>
        </w:rPr>
        <w:t>半盒件模具</w:t>
      </w:r>
      <w:r w:rsidRPr="00FA7A52">
        <w:rPr>
          <w:rFonts w:ascii="Times New Roman" w:eastAsia="宋体" w:hAnsi="Times New Roman" w:cs="Times New Roman"/>
          <w:kern w:val="0"/>
          <w:sz w:val="24"/>
          <w:szCs w:val="21"/>
        </w:rPr>
        <w:t>设计理性</w:t>
      </w:r>
      <w:r w:rsidR="00541B3D" w:rsidRPr="00FA7A52">
        <w:rPr>
          <w:rFonts w:ascii="Times New Roman" w:eastAsia="宋体" w:hAnsi="Times New Roman" w:cs="Times New Roman"/>
          <w:kern w:val="0"/>
          <w:sz w:val="24"/>
          <w:szCs w:val="21"/>
        </w:rPr>
        <w:t>模型，利用本实验室研发的设计理性工具（</w:t>
      </w:r>
      <w:proofErr w:type="spellStart"/>
      <w:r w:rsidR="00541B3D" w:rsidRPr="00FA7A52">
        <w:rPr>
          <w:rFonts w:ascii="Times New Roman" w:eastAsia="宋体" w:hAnsi="Times New Roman" w:cs="Times New Roman"/>
          <w:kern w:val="0"/>
          <w:sz w:val="24"/>
          <w:szCs w:val="21"/>
        </w:rPr>
        <w:t>Design</w:t>
      </w:r>
      <w:r w:rsidR="00A3175C" w:rsidRPr="00FA7A52">
        <w:rPr>
          <w:rFonts w:ascii="Times New Roman" w:eastAsia="宋体" w:hAnsi="Times New Roman" w:cs="Times New Roman"/>
          <w:kern w:val="0"/>
          <w:sz w:val="24"/>
          <w:szCs w:val="21"/>
        </w:rPr>
        <w:t>RationaleTool</w:t>
      </w:r>
      <w:proofErr w:type="spellEnd"/>
      <w:r w:rsidR="00541B3D" w:rsidRPr="00FA7A52">
        <w:rPr>
          <w:rFonts w:ascii="Times New Roman" w:eastAsia="宋体" w:hAnsi="Times New Roman" w:cs="Times New Roman"/>
          <w:kern w:val="0"/>
          <w:sz w:val="24"/>
          <w:szCs w:val="21"/>
        </w:rPr>
        <w:t>）</w:t>
      </w:r>
      <w:r w:rsidR="00A3175C" w:rsidRPr="00FA7A52">
        <w:rPr>
          <w:rFonts w:ascii="Times New Roman" w:eastAsia="宋体" w:hAnsi="Times New Roman" w:cs="Times New Roman"/>
          <w:kern w:val="0"/>
          <w:sz w:val="24"/>
          <w:szCs w:val="21"/>
        </w:rPr>
        <w:t>建立设计理性知识模型的结构化视图以及</w:t>
      </w:r>
      <w:r w:rsidR="00A3175C" w:rsidRPr="00FA7A52">
        <w:rPr>
          <w:rFonts w:ascii="Times New Roman" w:eastAsia="宋体" w:hAnsi="Times New Roman" w:cs="Times New Roman"/>
          <w:kern w:val="0"/>
          <w:sz w:val="24"/>
          <w:szCs w:val="21"/>
        </w:rPr>
        <w:t>XML</w:t>
      </w:r>
      <w:r w:rsidR="00A3175C" w:rsidRPr="00FA7A52">
        <w:rPr>
          <w:rFonts w:ascii="Times New Roman" w:eastAsia="宋体" w:hAnsi="Times New Roman" w:cs="Times New Roman"/>
          <w:kern w:val="0"/>
          <w:sz w:val="24"/>
          <w:szCs w:val="21"/>
        </w:rPr>
        <w:t>文件</w:t>
      </w:r>
      <w:r w:rsidRPr="00FA7A52">
        <w:rPr>
          <w:rFonts w:ascii="Times New Roman" w:eastAsia="宋体" w:hAnsi="Times New Roman" w:cs="Times New Roman"/>
          <w:kern w:val="0"/>
          <w:sz w:val="24"/>
          <w:szCs w:val="21"/>
        </w:rPr>
        <w:t>。</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150D69">
        <w:rPr>
          <w:rFonts w:ascii="Times New Roman" w:eastAsia="宋体" w:hAnsi="Times New Roman" w:cs="Times New Roman"/>
          <w:kern w:val="0"/>
          <w:sz w:val="24"/>
          <w:szCs w:val="21"/>
          <w:lang w:val="zu-ZA"/>
        </w:rPr>
        <w:t>第四章，</w:t>
      </w:r>
      <w:r w:rsidR="00D71202" w:rsidRPr="00150D69">
        <w:rPr>
          <w:rFonts w:ascii="Times New Roman" w:eastAsia="宋体" w:hAnsi="Times New Roman" w:cs="Times New Roman"/>
          <w:kern w:val="0"/>
          <w:sz w:val="24"/>
          <w:szCs w:val="21"/>
          <w:lang w:val="zu-ZA"/>
        </w:rPr>
        <w:t>提出设计理性知识模型规范性检查算法以及</w:t>
      </w:r>
      <w:r w:rsidR="00150D69">
        <w:rPr>
          <w:rFonts w:ascii="Times New Roman" w:eastAsia="宋体" w:hAnsi="Times New Roman" w:cs="Times New Roman" w:hint="eastAsia"/>
          <w:kern w:val="0"/>
          <w:sz w:val="24"/>
          <w:szCs w:val="21"/>
          <w:lang w:val="zu-ZA"/>
        </w:rPr>
        <w:t>研究学习</w:t>
      </w:r>
      <w:r w:rsidR="00B73859" w:rsidRPr="00150D69">
        <w:rPr>
          <w:rFonts w:ascii="Times New Roman" w:eastAsia="宋体" w:hAnsi="Times New Roman" w:cs="Times New Roman"/>
          <w:kern w:val="0"/>
          <w:sz w:val="24"/>
          <w:szCs w:val="21"/>
          <w:lang w:val="zu-ZA"/>
        </w:rPr>
        <w:t>设计理性知识模型主脉络提取算法</w:t>
      </w:r>
      <w:r w:rsidRPr="00150D69">
        <w:rPr>
          <w:rFonts w:ascii="Times New Roman" w:eastAsia="宋体" w:hAnsi="Times New Roman" w:cs="Times New Roman"/>
          <w:kern w:val="0"/>
          <w:sz w:val="24"/>
          <w:szCs w:val="21"/>
          <w:lang w:val="zu-ZA"/>
        </w:rPr>
        <w:t>。</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FA7A52">
        <w:rPr>
          <w:rFonts w:ascii="Times New Roman" w:eastAsia="宋体" w:hAnsi="Times New Roman" w:cs="Times New Roman"/>
          <w:kern w:val="0"/>
          <w:sz w:val="24"/>
          <w:szCs w:val="21"/>
          <w:lang w:val="zu-ZA"/>
        </w:rPr>
        <w:t>第五章，</w:t>
      </w:r>
      <w:r w:rsidR="00D005C7">
        <w:rPr>
          <w:rFonts w:ascii="Times New Roman" w:eastAsia="宋体" w:hAnsi="Times New Roman" w:cs="Times New Roman" w:hint="eastAsia"/>
          <w:kern w:val="0"/>
          <w:sz w:val="24"/>
          <w:szCs w:val="21"/>
          <w:lang w:val="zu-ZA"/>
        </w:rPr>
        <w:t>相关</w:t>
      </w:r>
      <w:r w:rsidRPr="00FA7A52">
        <w:rPr>
          <w:rFonts w:ascii="Times New Roman" w:eastAsia="宋体" w:hAnsi="Times New Roman" w:cs="Times New Roman"/>
          <w:kern w:val="0"/>
          <w:sz w:val="24"/>
          <w:szCs w:val="21"/>
          <w:lang w:val="zu-ZA"/>
        </w:rPr>
        <w:t>算法的实现与实例测试。编写相关程序，实现上一章所设计的算法流程，并对之前构建的</w:t>
      </w:r>
      <w:r w:rsidR="000E4584" w:rsidRPr="00FA7A52">
        <w:rPr>
          <w:rFonts w:ascii="Times New Roman" w:eastAsia="宋体" w:hAnsi="Times New Roman" w:cs="Times New Roman"/>
          <w:kern w:val="0"/>
          <w:sz w:val="24"/>
          <w:szCs w:val="21"/>
          <w:lang w:val="zu-ZA"/>
        </w:rPr>
        <w:t>XML</w:t>
      </w:r>
      <w:r w:rsidR="00F40DFB" w:rsidRPr="00FA7A52">
        <w:rPr>
          <w:rFonts w:ascii="Times New Roman" w:eastAsia="宋体" w:hAnsi="Times New Roman" w:cs="Times New Roman"/>
          <w:kern w:val="0"/>
          <w:sz w:val="24"/>
          <w:szCs w:val="21"/>
          <w:lang w:val="zu-ZA"/>
        </w:rPr>
        <w:t>格式</w:t>
      </w:r>
      <w:r w:rsidRPr="00FA7A52">
        <w:rPr>
          <w:rFonts w:ascii="Times New Roman" w:eastAsia="宋体" w:hAnsi="Times New Roman" w:cs="Times New Roman"/>
          <w:kern w:val="0"/>
          <w:sz w:val="24"/>
          <w:szCs w:val="21"/>
          <w:lang w:val="zu-ZA"/>
        </w:rPr>
        <w:t>文件进行测试。</w:t>
      </w:r>
      <w:r w:rsidRPr="00FA7A52">
        <w:rPr>
          <w:rFonts w:ascii="Times New Roman" w:eastAsia="宋体" w:hAnsi="Times New Roman" w:cs="Times New Roman"/>
          <w:kern w:val="0"/>
          <w:sz w:val="24"/>
          <w:szCs w:val="21"/>
          <w:lang w:val="zu-ZA"/>
        </w:rPr>
        <w:t xml:space="preserve"> </w:t>
      </w:r>
    </w:p>
    <w:p w:rsidR="00254F32" w:rsidRDefault="00486701"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r w:rsidRPr="00FA7A52">
        <w:rPr>
          <w:rFonts w:ascii="Times New Roman" w:eastAsia="宋体" w:hAnsi="Times New Roman" w:cs="Times New Roman"/>
          <w:kern w:val="0"/>
          <w:szCs w:val="21"/>
          <w:lang w:val="zu-ZA"/>
        </w:rPr>
        <w:t>第六章，未来改进及展望。针对算法的不足提出了改进方向。</w:t>
      </w: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Pr="00FA7A52" w:rsidRDefault="00150D69" w:rsidP="00FA7A52">
      <w:pPr>
        <w:pStyle w:val="ZR1"/>
        <w:numPr>
          <w:ilvl w:val="0"/>
          <w:numId w:val="0"/>
        </w:numPr>
        <w:spacing w:line="360" w:lineRule="auto"/>
        <w:ind w:firstLineChars="200" w:firstLine="480"/>
        <w:outlineLvl w:val="9"/>
        <w:rPr>
          <w:rFonts w:ascii="Times New Roman" w:hAnsi="Times New Roman" w:cs="Times New Roman"/>
        </w:rPr>
      </w:pPr>
    </w:p>
    <w:p w:rsidR="007C21DB" w:rsidRPr="00FA7A52" w:rsidRDefault="0045449C" w:rsidP="00FA7A52">
      <w:pPr>
        <w:pStyle w:val="ZR0"/>
        <w:spacing w:line="360" w:lineRule="auto"/>
        <w:rPr>
          <w:rFonts w:ascii="Times New Roman" w:hAnsi="Times New Roman" w:cs="Times New Roman"/>
        </w:rPr>
      </w:pPr>
      <w:bookmarkStart w:id="11" w:name="_Toc420936242"/>
      <w:r>
        <w:rPr>
          <w:rFonts w:ascii="Times New Roman" w:hAnsi="Times New Roman" w:cs="Times New Roman"/>
        </w:rPr>
        <w:t>总</w:t>
      </w:r>
      <w:r w:rsidR="00541B3D" w:rsidRPr="00FA7A52">
        <w:rPr>
          <w:rFonts w:ascii="Times New Roman" w:hAnsi="Times New Roman" w:cs="Times New Roman"/>
        </w:rPr>
        <w:t>方案</w:t>
      </w:r>
      <w:r>
        <w:rPr>
          <w:rFonts w:ascii="Times New Roman" w:hAnsi="Times New Roman" w:cs="Times New Roman" w:hint="eastAsia"/>
        </w:rPr>
        <w:t>框架</w:t>
      </w:r>
      <w:r w:rsidR="007C21DB" w:rsidRPr="00FA7A52">
        <w:rPr>
          <w:rFonts w:ascii="Times New Roman" w:hAnsi="Times New Roman" w:cs="Times New Roman"/>
        </w:rPr>
        <w:t>设计</w:t>
      </w:r>
      <w:bookmarkEnd w:id="11"/>
    </w:p>
    <w:p w:rsidR="007C21DB" w:rsidRPr="00FA7A52" w:rsidRDefault="007C21DB" w:rsidP="00FA7A52">
      <w:pPr>
        <w:pStyle w:val="a3"/>
        <w:keepNext/>
        <w:keepLines/>
        <w:numPr>
          <w:ilvl w:val="0"/>
          <w:numId w:val="4"/>
        </w:numPr>
        <w:spacing w:before="260" w:after="260" w:line="360" w:lineRule="auto"/>
        <w:ind w:firstLineChars="0"/>
        <w:outlineLvl w:val="1"/>
        <w:rPr>
          <w:rFonts w:ascii="Times New Roman" w:eastAsiaTheme="majorEastAsia" w:hAnsi="Times New Roman" w:cs="Times New Roman"/>
          <w:b/>
          <w:bCs/>
          <w:vanish/>
          <w:sz w:val="32"/>
          <w:szCs w:val="32"/>
        </w:rPr>
      </w:pPr>
      <w:bookmarkStart w:id="12" w:name="_Toc420936243"/>
      <w:bookmarkEnd w:id="12"/>
    </w:p>
    <w:p w:rsidR="007C21DB" w:rsidRPr="00FA7A52" w:rsidRDefault="007C21DB" w:rsidP="00FA7A52">
      <w:pPr>
        <w:pStyle w:val="a3"/>
        <w:keepNext/>
        <w:keepLines/>
        <w:numPr>
          <w:ilvl w:val="0"/>
          <w:numId w:val="4"/>
        </w:numPr>
        <w:spacing w:before="260" w:after="260" w:line="360" w:lineRule="auto"/>
        <w:ind w:firstLineChars="0"/>
        <w:outlineLvl w:val="1"/>
        <w:rPr>
          <w:rFonts w:ascii="Times New Roman" w:eastAsiaTheme="majorEastAsia" w:hAnsi="Times New Roman" w:cs="Times New Roman"/>
          <w:b/>
          <w:bCs/>
          <w:vanish/>
          <w:sz w:val="32"/>
          <w:szCs w:val="32"/>
        </w:rPr>
      </w:pPr>
      <w:bookmarkStart w:id="13" w:name="_Toc420936244"/>
      <w:bookmarkEnd w:id="13"/>
    </w:p>
    <w:p w:rsidR="004B3046" w:rsidRPr="00FA7A52" w:rsidRDefault="007C21DB" w:rsidP="00FA7A52">
      <w:pPr>
        <w:pStyle w:val="ZR1"/>
        <w:spacing w:line="360" w:lineRule="auto"/>
        <w:rPr>
          <w:rFonts w:ascii="Times New Roman" w:hAnsi="Times New Roman" w:cs="Times New Roman"/>
        </w:rPr>
      </w:pPr>
      <w:bookmarkStart w:id="14" w:name="_Toc420936245"/>
      <w:r w:rsidRPr="00FA7A52">
        <w:rPr>
          <w:rFonts w:ascii="Times New Roman" w:hAnsi="Times New Roman" w:cs="Times New Roman"/>
        </w:rPr>
        <w:t>概述</w:t>
      </w:r>
      <w:bookmarkEnd w:id="14"/>
    </w:p>
    <w:p w:rsidR="004B3046" w:rsidRPr="00FA7A52" w:rsidRDefault="001D28CE"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在已经确定了研究内容的之后，根据设计人员需求分析设计理性模型主脉络提取</w:t>
      </w:r>
      <w:r w:rsidR="004B3046" w:rsidRPr="00FA7A52">
        <w:rPr>
          <w:rFonts w:ascii="Times New Roman" w:eastAsiaTheme="minorEastAsia" w:hAnsi="Times New Roman" w:cs="Times New Roman"/>
        </w:rPr>
        <w:t>的功能要求，提出可行的设计理性</w:t>
      </w:r>
      <w:r w:rsidR="00540B90" w:rsidRPr="00FA7A52">
        <w:rPr>
          <w:rFonts w:ascii="Times New Roman" w:eastAsiaTheme="minorEastAsia" w:hAnsi="Times New Roman" w:cs="Times New Roman"/>
        </w:rPr>
        <w:t>知识</w:t>
      </w:r>
      <w:r w:rsidR="004B3046" w:rsidRPr="00FA7A52">
        <w:rPr>
          <w:rFonts w:ascii="Times New Roman" w:eastAsiaTheme="minorEastAsia" w:hAnsi="Times New Roman" w:cs="Times New Roman"/>
        </w:rPr>
        <w:t>模型</w:t>
      </w:r>
      <w:r w:rsidR="00540B90" w:rsidRPr="00FA7A52">
        <w:rPr>
          <w:rFonts w:ascii="Times New Roman" w:eastAsiaTheme="minorEastAsia" w:hAnsi="Times New Roman" w:cs="Times New Roman"/>
        </w:rPr>
        <w:t>的主脉络提取方案。确定该方案的实施方法、实施工具的选择、算法流程、算法的实例验证等。</w:t>
      </w:r>
    </w:p>
    <w:p w:rsidR="007C21DB" w:rsidRPr="00FA7A52" w:rsidRDefault="007C21DB" w:rsidP="00FA7A52">
      <w:pPr>
        <w:pStyle w:val="ZR1"/>
        <w:spacing w:line="360" w:lineRule="auto"/>
        <w:rPr>
          <w:rFonts w:ascii="Times New Roman" w:hAnsi="Times New Roman" w:cs="Times New Roman"/>
        </w:rPr>
      </w:pPr>
      <w:bookmarkStart w:id="15" w:name="_Toc420936246"/>
      <w:r w:rsidRPr="00FA7A52">
        <w:rPr>
          <w:rFonts w:ascii="Times New Roman" w:hAnsi="Times New Roman" w:cs="Times New Roman"/>
        </w:rPr>
        <w:t>需求分析</w:t>
      </w:r>
      <w:bookmarkEnd w:id="15"/>
    </w:p>
    <w:p w:rsidR="007C21DB" w:rsidRPr="00FA7A52" w:rsidRDefault="007C21DB" w:rsidP="00FA7A52">
      <w:pPr>
        <w:pStyle w:val="ZR2"/>
        <w:spacing w:line="360" w:lineRule="auto"/>
        <w:rPr>
          <w:rFonts w:ascii="Times New Roman" w:hAnsi="Times New Roman" w:cs="Times New Roman"/>
        </w:rPr>
      </w:pPr>
      <w:bookmarkStart w:id="16" w:name="_Toc420936247"/>
      <w:r w:rsidRPr="00FA7A52">
        <w:rPr>
          <w:rFonts w:ascii="Times New Roman" w:hAnsi="Times New Roman" w:cs="Times New Roman"/>
        </w:rPr>
        <w:t>设计人员需求</w:t>
      </w:r>
      <w:bookmarkEnd w:id="16"/>
    </w:p>
    <w:p w:rsidR="00AE6629" w:rsidRPr="00FA7A52" w:rsidRDefault="00AE6629"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设计理性知识模型的主脉络提取主要是为了方便设计人员在浏览、重用复杂而庞大的设计理性知识模型的时候能够从繁多的信息中快速准确的找到设计者的核心设计思维逻辑，避免对设计思路产生错误的理解。</w:t>
      </w:r>
    </w:p>
    <w:p w:rsidR="00AE6629" w:rsidRPr="00FA7A52" w:rsidRDefault="00AE6629"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主要需求有如下两点：</w:t>
      </w:r>
    </w:p>
    <w:p w:rsidR="00AE6629" w:rsidRPr="00FA7A52" w:rsidRDefault="00AF5011" w:rsidP="00FA7A52">
      <w:pPr>
        <w:pStyle w:val="ZR2"/>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r w:rsidR="00AE6629" w:rsidRPr="00FA7A52">
        <w:rPr>
          <w:rFonts w:ascii="Times New Roman" w:eastAsiaTheme="minorEastAsia" w:hAnsi="Times New Roman" w:cs="Times New Roman"/>
        </w:rPr>
        <w:t>对设计理性知识模型进行适当地抽象，提取设计决策主脉络，</w:t>
      </w:r>
      <w:r w:rsidRPr="00FA7A52">
        <w:rPr>
          <w:rFonts w:ascii="Times New Roman" w:eastAsiaTheme="minorEastAsia" w:hAnsi="Times New Roman" w:cs="Times New Roman"/>
        </w:rPr>
        <w:t>凸显设计人员的核心设计思维逻辑。</w:t>
      </w:r>
    </w:p>
    <w:p w:rsidR="00AF5011" w:rsidRPr="00FA7A52" w:rsidRDefault="00AF5011" w:rsidP="00FA7A52">
      <w:pPr>
        <w:pStyle w:val="ZR2"/>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2</w:t>
      </w:r>
      <w:r w:rsidRPr="00FA7A52">
        <w:rPr>
          <w:rFonts w:ascii="Times New Roman" w:eastAsiaTheme="minorEastAsia" w:hAnsi="Times New Roman" w:cs="Times New Roman"/>
        </w:rPr>
        <w:t>）将处理前后的设计理性知识模型进行对比，并能以一种直观的显示方式显现出二者的区别。</w:t>
      </w:r>
    </w:p>
    <w:p w:rsidR="007C21DB" w:rsidRPr="00FA7A52" w:rsidRDefault="007C21DB" w:rsidP="00FA7A52">
      <w:pPr>
        <w:pStyle w:val="ZR2"/>
        <w:spacing w:line="360" w:lineRule="auto"/>
        <w:rPr>
          <w:rFonts w:ascii="Times New Roman" w:hAnsi="Times New Roman" w:cs="Times New Roman"/>
        </w:rPr>
      </w:pPr>
      <w:bookmarkStart w:id="17" w:name="_Toc420936248"/>
      <w:r w:rsidRPr="00FA7A52">
        <w:rPr>
          <w:rFonts w:ascii="Times New Roman" w:hAnsi="Times New Roman" w:cs="Times New Roman"/>
        </w:rPr>
        <w:t>功能要求</w:t>
      </w:r>
      <w:bookmarkEnd w:id="17"/>
    </w:p>
    <w:p w:rsidR="00AF5011" w:rsidRPr="00FA7A52" w:rsidRDefault="00AF5011"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为了满足服务对象的需求，功能上应该事先以下几个基本要求：</w:t>
      </w:r>
    </w:p>
    <w:p w:rsidR="001D28CE" w:rsidRPr="00FA7A52" w:rsidRDefault="001D28CE" w:rsidP="00FA7A52">
      <w:pPr>
        <w:pStyle w:val="ZR1"/>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r w:rsidR="00AF5011" w:rsidRPr="00FA7A52">
        <w:rPr>
          <w:rFonts w:ascii="Times New Roman" w:eastAsiaTheme="minorEastAsia" w:hAnsi="Times New Roman" w:cs="Times New Roman"/>
        </w:rPr>
        <w:t>能识别设计理性知识模型中的节点，如设计意图、设计选项、设计决策、</w:t>
      </w:r>
      <w:r w:rsidR="00D005C7">
        <w:rPr>
          <w:rFonts w:ascii="Times New Roman" w:eastAsiaTheme="minorEastAsia" w:hAnsi="Times New Roman" w:cs="Times New Roman" w:hint="eastAsia"/>
        </w:rPr>
        <w:t>设计依据</w:t>
      </w:r>
      <w:r w:rsidR="00AF5011" w:rsidRPr="00FA7A52">
        <w:rPr>
          <w:rFonts w:ascii="Times New Roman" w:eastAsiaTheme="minorEastAsia" w:hAnsi="Times New Roman" w:cs="Times New Roman"/>
        </w:rPr>
        <w:t>、设计操作等，</w:t>
      </w:r>
      <w:r w:rsidR="00D005C7" w:rsidRPr="00FA7A52">
        <w:rPr>
          <w:rFonts w:ascii="Times New Roman" w:eastAsiaTheme="minorEastAsia" w:hAnsi="Times New Roman" w:cs="Times New Roman"/>
        </w:rPr>
        <w:t xml:space="preserve"> </w:t>
      </w:r>
      <w:r w:rsidR="003E0849">
        <w:rPr>
          <w:rFonts w:ascii="Times New Roman" w:eastAsiaTheme="minorEastAsia" w:hAnsi="Times New Roman" w:cs="Times New Roman" w:hint="eastAsia"/>
        </w:rPr>
        <w:t>以及</w:t>
      </w:r>
      <w:r w:rsidR="00D005C7">
        <w:rPr>
          <w:rFonts w:ascii="Times New Roman" w:eastAsiaTheme="minorEastAsia" w:hAnsi="Times New Roman" w:cs="Times New Roman" w:hint="eastAsia"/>
        </w:rPr>
        <w:t>其中的关系连线。</w:t>
      </w:r>
    </w:p>
    <w:p w:rsidR="001D28CE" w:rsidRPr="00FA7A52" w:rsidRDefault="001D28CE" w:rsidP="00FA7A52">
      <w:pPr>
        <w:pStyle w:val="ZR1"/>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2</w:t>
      </w:r>
      <w:r w:rsidRPr="00FA7A52">
        <w:rPr>
          <w:rFonts w:ascii="Times New Roman" w:eastAsiaTheme="minorEastAsia" w:hAnsi="Times New Roman" w:cs="Times New Roman"/>
        </w:rPr>
        <w:t>）对设计理性知识模型进行规范性检查。识别出设计者在构建设计理性知识模型阶段的不规范记录与操作，</w:t>
      </w:r>
      <w:r w:rsidR="00161156" w:rsidRPr="00FA7A52">
        <w:rPr>
          <w:rFonts w:ascii="Times New Roman" w:eastAsiaTheme="minorEastAsia" w:hAnsi="Times New Roman" w:cs="Times New Roman"/>
        </w:rPr>
        <w:t>并</w:t>
      </w:r>
      <w:r w:rsidRPr="00FA7A52">
        <w:rPr>
          <w:rFonts w:ascii="Times New Roman" w:eastAsiaTheme="minorEastAsia" w:hAnsi="Times New Roman" w:cs="Times New Roman"/>
        </w:rPr>
        <w:t>反馈给设计人员</w:t>
      </w:r>
      <w:r w:rsidR="00161156" w:rsidRPr="00FA7A52">
        <w:rPr>
          <w:rFonts w:ascii="Times New Roman" w:eastAsiaTheme="minorEastAsia" w:hAnsi="Times New Roman" w:cs="Times New Roman"/>
        </w:rPr>
        <w:t>，令其加以修改。</w:t>
      </w:r>
    </w:p>
    <w:p w:rsidR="00AF5011" w:rsidRPr="00FA7A52" w:rsidRDefault="001D28CE" w:rsidP="00FA7A52">
      <w:pPr>
        <w:pStyle w:val="ZR1"/>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3</w:t>
      </w:r>
      <w:r w:rsidRPr="00FA7A52">
        <w:rPr>
          <w:rFonts w:ascii="Times New Roman" w:eastAsiaTheme="minorEastAsia" w:hAnsi="Times New Roman" w:cs="Times New Roman"/>
        </w:rPr>
        <w:t>）</w:t>
      </w:r>
      <w:r w:rsidR="00AF5011" w:rsidRPr="00FA7A52">
        <w:rPr>
          <w:rFonts w:ascii="Times New Roman" w:eastAsiaTheme="minorEastAsia" w:hAnsi="Times New Roman" w:cs="Times New Roman"/>
        </w:rPr>
        <w:t>准确的找出</w:t>
      </w:r>
      <w:r w:rsidR="00161156" w:rsidRPr="00FA7A52">
        <w:rPr>
          <w:rFonts w:ascii="Times New Roman" w:eastAsiaTheme="minorEastAsia" w:hAnsi="Times New Roman" w:cs="Times New Roman"/>
        </w:rPr>
        <w:t>设计理性知识模型中</w:t>
      </w:r>
      <w:r w:rsidR="00AF5011" w:rsidRPr="00FA7A52">
        <w:rPr>
          <w:rFonts w:ascii="Times New Roman" w:eastAsiaTheme="minorEastAsia" w:hAnsi="Times New Roman" w:cs="Times New Roman"/>
        </w:rPr>
        <w:t>冗余的</w:t>
      </w:r>
      <w:r w:rsidR="00DC3EB6" w:rsidRPr="00FA7A52">
        <w:rPr>
          <w:rFonts w:ascii="Times New Roman" w:eastAsiaTheme="minorEastAsia" w:hAnsi="Times New Roman" w:cs="Times New Roman"/>
        </w:rPr>
        <w:t>迭代反复设计过程，并删除相关节点和关系连线，提取设计决策主脉络。</w:t>
      </w:r>
    </w:p>
    <w:p w:rsidR="00DC3EB6" w:rsidRPr="00FA7A52" w:rsidRDefault="00DC3EB6" w:rsidP="00FA7A52">
      <w:pPr>
        <w:pStyle w:val="ZR1"/>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001D28CE" w:rsidRPr="00FA7A52">
        <w:rPr>
          <w:rFonts w:ascii="Times New Roman" w:eastAsiaTheme="minorEastAsia" w:hAnsi="Times New Roman" w:cs="Times New Roman"/>
        </w:rPr>
        <w:t>4</w:t>
      </w:r>
      <w:r w:rsidRPr="00FA7A52">
        <w:rPr>
          <w:rFonts w:ascii="Times New Roman" w:eastAsiaTheme="minorEastAsia" w:hAnsi="Times New Roman" w:cs="Times New Roman"/>
        </w:rPr>
        <w:t>）将经过处理的设计理性知识模型保存到计算机中，并可以用设计理性工具打开，以结构化的视图显示出来。</w:t>
      </w:r>
    </w:p>
    <w:p w:rsidR="007C21DB" w:rsidRPr="00FA7A52" w:rsidRDefault="007C21DB" w:rsidP="00FA7A52">
      <w:pPr>
        <w:pStyle w:val="ZR1"/>
        <w:spacing w:line="360" w:lineRule="auto"/>
        <w:rPr>
          <w:rFonts w:ascii="Times New Roman" w:hAnsi="Times New Roman" w:cs="Times New Roman"/>
        </w:rPr>
      </w:pPr>
      <w:bookmarkStart w:id="18" w:name="_Toc420936249"/>
      <w:r w:rsidRPr="00FA7A52">
        <w:rPr>
          <w:rFonts w:ascii="Times New Roman" w:hAnsi="Times New Roman" w:cs="Times New Roman"/>
        </w:rPr>
        <w:t>总体设计</w:t>
      </w:r>
      <w:bookmarkEnd w:id="18"/>
    </w:p>
    <w:p w:rsidR="008F1990" w:rsidRPr="00FA7A52" w:rsidRDefault="00CA2958"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本实验室研究开发的设计理性工具（</w:t>
      </w:r>
      <w:proofErr w:type="spellStart"/>
      <w:r w:rsidRPr="00FA7A52">
        <w:rPr>
          <w:rFonts w:ascii="Times New Roman" w:eastAsiaTheme="minorEastAsia" w:hAnsi="Times New Roman" w:cs="Times New Roman"/>
        </w:rPr>
        <w:t>DRtool</w:t>
      </w:r>
      <w:proofErr w:type="spellEnd"/>
      <w:r w:rsidRPr="00FA7A52">
        <w:rPr>
          <w:rFonts w:ascii="Times New Roman" w:eastAsiaTheme="minorEastAsia" w:hAnsi="Times New Roman" w:cs="Times New Roman"/>
        </w:rPr>
        <w:t>）可以实现设计理性知识模型的结构化的图形显示，并能将其保存为</w:t>
      </w:r>
      <w:r w:rsidRPr="00FA7A52">
        <w:rPr>
          <w:rFonts w:ascii="Times New Roman" w:eastAsiaTheme="minorEastAsia" w:hAnsi="Times New Roman" w:cs="Times New Roman"/>
        </w:rPr>
        <w:t>XML</w:t>
      </w:r>
      <w:r w:rsidRPr="00FA7A52">
        <w:rPr>
          <w:rFonts w:ascii="Times New Roman" w:eastAsiaTheme="minorEastAsia" w:hAnsi="Times New Roman" w:cs="Times New Roman"/>
        </w:rPr>
        <w:t>格式文件，故选择将建立的设计理性知识模型通过设计理性工具录入到计算机中，并存储为</w:t>
      </w:r>
      <w:r w:rsidRPr="00FA7A52">
        <w:rPr>
          <w:rFonts w:ascii="Times New Roman" w:eastAsiaTheme="minorEastAsia" w:hAnsi="Times New Roman" w:cs="Times New Roman"/>
        </w:rPr>
        <w:t>XML</w:t>
      </w:r>
      <w:r w:rsidRPr="00FA7A52">
        <w:rPr>
          <w:rFonts w:ascii="Times New Roman" w:eastAsiaTheme="minorEastAsia" w:hAnsi="Times New Roman" w:cs="Times New Roman"/>
        </w:rPr>
        <w:t>格式文件，然后</w:t>
      </w:r>
      <w:r w:rsidR="008F1990" w:rsidRPr="00FA7A52">
        <w:rPr>
          <w:rFonts w:ascii="Times New Roman" w:eastAsiaTheme="minorEastAsia" w:hAnsi="Times New Roman" w:cs="Times New Roman"/>
        </w:rPr>
        <w:t>通过</w:t>
      </w:r>
      <w:r w:rsidR="008F1990" w:rsidRPr="00FA7A52">
        <w:rPr>
          <w:rFonts w:ascii="Times New Roman" w:eastAsiaTheme="minorEastAsia" w:hAnsi="Times New Roman" w:cs="Times New Roman"/>
        </w:rPr>
        <w:t>Java</w:t>
      </w:r>
      <w:r w:rsidR="008F1990" w:rsidRPr="00FA7A52">
        <w:rPr>
          <w:rFonts w:ascii="Times New Roman" w:eastAsiaTheme="minorEastAsia" w:hAnsi="Times New Roman" w:cs="Times New Roman"/>
        </w:rPr>
        <w:t>编程</w:t>
      </w:r>
      <w:r w:rsidRPr="00FA7A52">
        <w:rPr>
          <w:rFonts w:ascii="Times New Roman" w:eastAsiaTheme="minorEastAsia" w:hAnsi="Times New Roman" w:cs="Times New Roman"/>
        </w:rPr>
        <w:t>实现设计决策主脉络提取算法</w:t>
      </w:r>
      <w:r w:rsidR="008F1990" w:rsidRPr="00FA7A52">
        <w:rPr>
          <w:rFonts w:ascii="Times New Roman" w:eastAsiaTheme="minorEastAsia" w:hAnsi="Times New Roman" w:cs="Times New Roman"/>
        </w:rPr>
        <w:t>，处理设计理性知识模型的</w:t>
      </w:r>
      <w:r w:rsidR="008F1990" w:rsidRPr="00FA7A52">
        <w:rPr>
          <w:rFonts w:ascii="Times New Roman" w:eastAsiaTheme="minorEastAsia" w:hAnsi="Times New Roman" w:cs="Times New Roman"/>
        </w:rPr>
        <w:t>XML</w:t>
      </w:r>
      <w:r w:rsidR="008F1990" w:rsidRPr="00FA7A52">
        <w:rPr>
          <w:rFonts w:ascii="Times New Roman" w:eastAsiaTheme="minorEastAsia" w:hAnsi="Times New Roman" w:cs="Times New Roman"/>
        </w:rPr>
        <w:t>文件，</w:t>
      </w:r>
      <w:r w:rsidR="008F1990" w:rsidRPr="00FA7A52">
        <w:rPr>
          <w:rFonts w:ascii="Times New Roman" w:eastAsiaTheme="minorEastAsia" w:hAnsi="Times New Roman" w:cs="Times New Roman"/>
        </w:rPr>
        <w:lastRenderedPageBreak/>
        <w:t>提取设计决策主脉络。</w:t>
      </w:r>
    </w:p>
    <w:p w:rsidR="00DC3EB6" w:rsidRPr="00FA7A52" w:rsidRDefault="008F1990"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本文的工作可以分为三个阶段，首先是建立设计理性知识模型实例并通过设计理性工具录入到计算机，</w:t>
      </w:r>
      <w:r w:rsidR="00161156" w:rsidRPr="00FA7A52">
        <w:rPr>
          <w:rFonts w:ascii="Times New Roman" w:eastAsiaTheme="minorEastAsia" w:hAnsi="Times New Roman" w:cs="Times New Roman"/>
        </w:rPr>
        <w:t>接着对设计理性知识模型的规范化进行检查，并对设计人员进行提示，确保模型符合规范，</w:t>
      </w:r>
      <w:r w:rsidRPr="00FA7A52">
        <w:rPr>
          <w:rFonts w:ascii="Times New Roman" w:eastAsiaTheme="minorEastAsia" w:hAnsi="Times New Roman" w:cs="Times New Roman"/>
        </w:rPr>
        <w:t>然后对设计理性模型</w:t>
      </w:r>
      <w:r w:rsidR="00161156" w:rsidRPr="00FA7A52">
        <w:rPr>
          <w:rFonts w:ascii="Times New Roman" w:eastAsiaTheme="minorEastAsia" w:hAnsi="Times New Roman" w:cs="Times New Roman"/>
        </w:rPr>
        <w:t>进行主脉络提取处理，并将处理后的设计理性知识模型保存至计算机，最</w:t>
      </w:r>
      <w:r w:rsidRPr="00FA7A52">
        <w:rPr>
          <w:rFonts w:ascii="Times New Roman" w:eastAsiaTheme="minorEastAsia" w:hAnsi="Times New Roman" w:cs="Times New Roman"/>
        </w:rPr>
        <w:t>后用设计理性工具进行结构化的显示，并作出处理前后的对比。</w:t>
      </w:r>
    </w:p>
    <w:p w:rsidR="007C21DB" w:rsidRPr="00FA7A52" w:rsidRDefault="00811D2F" w:rsidP="00FA7A52">
      <w:pPr>
        <w:pStyle w:val="ZR2"/>
        <w:spacing w:line="360" w:lineRule="auto"/>
        <w:rPr>
          <w:rFonts w:ascii="Times New Roman" w:hAnsi="Times New Roman" w:cs="Times New Roman"/>
        </w:rPr>
      </w:pPr>
      <w:bookmarkStart w:id="19" w:name="_Toc420936250"/>
      <w:r w:rsidRPr="00FA7A52">
        <w:rPr>
          <w:rFonts w:ascii="Times New Roman" w:hAnsi="Times New Roman" w:cs="Times New Roman"/>
        </w:rPr>
        <w:t>算法实现</w:t>
      </w:r>
      <w:r w:rsidR="007C21DB" w:rsidRPr="00FA7A52">
        <w:rPr>
          <w:rFonts w:ascii="Times New Roman" w:hAnsi="Times New Roman" w:cs="Times New Roman"/>
        </w:rPr>
        <w:t>验证流程</w:t>
      </w:r>
      <w:bookmarkEnd w:id="19"/>
    </w:p>
    <w:p w:rsidR="00811D2F" w:rsidRPr="00FA7A52" w:rsidRDefault="00811D2F"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设计理性知识模型主脉络提取算法实现与验证按照以下流程进行：</w:t>
      </w:r>
    </w:p>
    <w:p w:rsidR="00811D2F" w:rsidRPr="00FA7A52" w:rsidRDefault="00161156"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r w:rsidR="00811D2F" w:rsidRPr="00FA7A52">
        <w:rPr>
          <w:rFonts w:ascii="Times New Roman" w:eastAsiaTheme="minorEastAsia" w:hAnsi="Times New Roman" w:cs="Times New Roman"/>
        </w:rPr>
        <w:t>构建设计理性知识模型实例，包括半盒件模具设计的设计理性知识模型以及使用设计理性工具录入并创建该模型的</w:t>
      </w:r>
      <w:r w:rsidR="00811D2F" w:rsidRPr="00FA7A52">
        <w:rPr>
          <w:rFonts w:ascii="Times New Roman" w:eastAsiaTheme="minorEastAsia" w:hAnsi="Times New Roman" w:cs="Times New Roman"/>
        </w:rPr>
        <w:t>XML</w:t>
      </w:r>
      <w:r w:rsidR="00811D2F" w:rsidRPr="00FA7A52">
        <w:rPr>
          <w:rFonts w:ascii="Times New Roman" w:eastAsiaTheme="minorEastAsia" w:hAnsi="Times New Roman" w:cs="Times New Roman"/>
        </w:rPr>
        <w:t>文件；</w:t>
      </w:r>
    </w:p>
    <w:p w:rsidR="00161156" w:rsidRPr="00FA7A52" w:rsidRDefault="00161156"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2</w:t>
      </w:r>
      <w:r w:rsidR="0045449C">
        <w:rPr>
          <w:rFonts w:ascii="Times New Roman" w:eastAsiaTheme="minorEastAsia" w:hAnsi="Times New Roman" w:cs="Times New Roman"/>
        </w:rPr>
        <w:t>）</w:t>
      </w:r>
      <w:r w:rsidR="0045449C">
        <w:rPr>
          <w:rFonts w:ascii="Times New Roman" w:eastAsiaTheme="minorEastAsia" w:hAnsi="Times New Roman" w:cs="Times New Roman" w:hint="eastAsia"/>
        </w:rPr>
        <w:t>提</w:t>
      </w:r>
      <w:r w:rsidR="0045449C">
        <w:rPr>
          <w:rFonts w:ascii="Times New Roman" w:eastAsiaTheme="minorEastAsia" w:hAnsi="Times New Roman" w:cs="Times New Roman"/>
        </w:rPr>
        <w:t>出</w:t>
      </w:r>
      <w:r w:rsidR="0045449C">
        <w:rPr>
          <w:rFonts w:ascii="Times New Roman" w:eastAsiaTheme="minorEastAsia" w:hAnsi="Times New Roman" w:cs="Times New Roman" w:hint="eastAsia"/>
        </w:rPr>
        <w:t>并详细设计出对</w:t>
      </w:r>
      <w:r w:rsidRPr="00FA7A52">
        <w:rPr>
          <w:rFonts w:ascii="Times New Roman" w:eastAsiaTheme="minorEastAsia" w:hAnsi="Times New Roman" w:cs="Times New Roman"/>
        </w:rPr>
        <w:t>设计理性知识模型规范性</w:t>
      </w:r>
      <w:r w:rsidR="0045449C">
        <w:rPr>
          <w:rFonts w:ascii="Times New Roman" w:eastAsiaTheme="minorEastAsia" w:hAnsi="Times New Roman" w:cs="Times New Roman" w:hint="eastAsia"/>
        </w:rPr>
        <w:t>进行检查</w:t>
      </w:r>
      <w:r w:rsidRPr="00FA7A52">
        <w:rPr>
          <w:rFonts w:ascii="Times New Roman" w:eastAsiaTheme="minorEastAsia" w:hAnsi="Times New Roman" w:cs="Times New Roman"/>
        </w:rPr>
        <w:t>的算法流程，该算法可以实现关系连线的方向检查以及连线两端</w:t>
      </w:r>
      <w:r w:rsidR="00333D70" w:rsidRPr="00FA7A52">
        <w:rPr>
          <w:rFonts w:ascii="Times New Roman" w:eastAsiaTheme="minorEastAsia" w:hAnsi="Times New Roman" w:cs="Times New Roman"/>
        </w:rPr>
        <w:t>节点类型的正确性检查，还可以实现一个</w:t>
      </w:r>
      <w:r w:rsidR="00333D70" w:rsidRPr="00FA7A52">
        <w:rPr>
          <w:rFonts w:ascii="Times New Roman" w:eastAsiaTheme="minorEastAsia" w:hAnsi="Times New Roman" w:cs="Times New Roman"/>
        </w:rPr>
        <w:t>XML</w:t>
      </w:r>
      <w:r w:rsidR="00333D70" w:rsidRPr="00FA7A52">
        <w:rPr>
          <w:rFonts w:ascii="Times New Roman" w:eastAsiaTheme="minorEastAsia" w:hAnsi="Times New Roman" w:cs="Times New Roman"/>
        </w:rPr>
        <w:t>文件是否只保存一个设计理性知识模型的检查。</w:t>
      </w:r>
      <w:r w:rsidR="00A81677" w:rsidRPr="00FA7A52">
        <w:rPr>
          <w:rFonts w:ascii="Times New Roman" w:eastAsiaTheme="minorEastAsia" w:hAnsi="Times New Roman" w:cs="Times New Roman"/>
        </w:rPr>
        <w:t>通过</w:t>
      </w:r>
      <w:r w:rsidR="00A81677" w:rsidRPr="00FA7A52">
        <w:rPr>
          <w:rFonts w:ascii="Times New Roman" w:eastAsiaTheme="minorEastAsia" w:hAnsi="Times New Roman" w:cs="Times New Roman"/>
        </w:rPr>
        <w:t>Java</w:t>
      </w:r>
      <w:r w:rsidR="00A81677" w:rsidRPr="00FA7A52">
        <w:rPr>
          <w:rFonts w:ascii="Times New Roman" w:eastAsiaTheme="minorEastAsia" w:hAnsi="Times New Roman" w:cs="Times New Roman"/>
        </w:rPr>
        <w:t>语言编程实现该算法。</w:t>
      </w:r>
    </w:p>
    <w:p w:rsidR="00811D2F" w:rsidRPr="00FA7A52" w:rsidRDefault="00811D2F"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00161156" w:rsidRPr="00FA7A52">
        <w:rPr>
          <w:rFonts w:ascii="Times New Roman" w:eastAsiaTheme="minorEastAsia" w:hAnsi="Times New Roman" w:cs="Times New Roman"/>
        </w:rPr>
        <w:t>3</w:t>
      </w:r>
      <w:r w:rsidRPr="00FA7A52">
        <w:rPr>
          <w:rFonts w:ascii="Times New Roman" w:eastAsiaTheme="minorEastAsia" w:hAnsi="Times New Roman" w:cs="Times New Roman"/>
        </w:rPr>
        <w:t>）研究设计理性知识模型主脉络提取的算法流程，该算法可以实现识别模型中迭代反复的设计过程并将其相关的冗余节点以及关系连线删除，提取出设计决策主脉络。通过</w:t>
      </w:r>
      <w:r w:rsidRPr="00FA7A52">
        <w:rPr>
          <w:rFonts w:ascii="Times New Roman" w:eastAsiaTheme="minorEastAsia" w:hAnsi="Times New Roman" w:cs="Times New Roman"/>
        </w:rPr>
        <w:t>Java</w:t>
      </w:r>
      <w:r w:rsidRPr="00FA7A52">
        <w:rPr>
          <w:rFonts w:ascii="Times New Roman" w:eastAsiaTheme="minorEastAsia" w:hAnsi="Times New Roman" w:cs="Times New Roman"/>
        </w:rPr>
        <w:t>语言编程实现该算法。</w:t>
      </w:r>
    </w:p>
    <w:p w:rsidR="008B3256" w:rsidRPr="00FA7A52" w:rsidRDefault="008B3256"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00161156" w:rsidRPr="00FA7A52">
        <w:rPr>
          <w:rFonts w:ascii="Times New Roman" w:eastAsiaTheme="minorEastAsia" w:hAnsi="Times New Roman" w:cs="Times New Roman"/>
        </w:rPr>
        <w:t>4</w:t>
      </w:r>
      <w:r w:rsidRPr="00FA7A52">
        <w:rPr>
          <w:rFonts w:ascii="Times New Roman" w:eastAsiaTheme="minorEastAsia" w:hAnsi="Times New Roman" w:cs="Times New Roman"/>
        </w:rPr>
        <w:t>）通过设计理性工具显示提取主脉络后的设计理性知识模型的结构化图形。</w:t>
      </w:r>
    </w:p>
    <w:p w:rsidR="008B3256" w:rsidRPr="00FA7A52" w:rsidRDefault="008B3256"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00161156" w:rsidRPr="00FA7A52">
        <w:rPr>
          <w:rFonts w:ascii="Times New Roman" w:eastAsiaTheme="minorEastAsia" w:hAnsi="Times New Roman" w:cs="Times New Roman"/>
        </w:rPr>
        <w:t>5</w:t>
      </w:r>
      <w:r w:rsidRPr="00FA7A52">
        <w:rPr>
          <w:rFonts w:ascii="Times New Roman" w:eastAsiaTheme="minorEastAsia" w:hAnsi="Times New Roman" w:cs="Times New Roman"/>
        </w:rPr>
        <w:t>）用已经编写完成的程序处理已构建的设计理性知识模型实例，并对提取前后的模型进行对比。</w:t>
      </w:r>
      <w:r w:rsidRPr="00FA7A52">
        <w:rPr>
          <w:rFonts w:ascii="Times New Roman" w:eastAsiaTheme="minorEastAsia" w:hAnsi="Times New Roman" w:cs="Times New Roman"/>
          <w:highlight w:val="yellow"/>
        </w:rPr>
        <w:t>如图</w:t>
      </w:r>
    </w:p>
    <w:p w:rsidR="007C21DB" w:rsidRPr="00FA7A52" w:rsidRDefault="007C21DB" w:rsidP="00FA7A52">
      <w:pPr>
        <w:pStyle w:val="ZR2"/>
        <w:spacing w:line="360" w:lineRule="auto"/>
        <w:rPr>
          <w:rFonts w:ascii="Times New Roman" w:hAnsi="Times New Roman" w:cs="Times New Roman"/>
        </w:rPr>
      </w:pPr>
      <w:bookmarkStart w:id="20" w:name="_Toc420936251"/>
      <w:r w:rsidRPr="00FA7A52">
        <w:rPr>
          <w:rFonts w:ascii="Times New Roman" w:hAnsi="Times New Roman" w:cs="Times New Roman"/>
        </w:rPr>
        <w:t>算法实现方式</w:t>
      </w:r>
      <w:bookmarkEnd w:id="20"/>
    </w:p>
    <w:p w:rsidR="008B3256" w:rsidRPr="00FA7A52" w:rsidRDefault="008B3256"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该算法的实现主要通过</w:t>
      </w:r>
      <w:r w:rsidRPr="00FA7A52">
        <w:rPr>
          <w:rFonts w:ascii="Times New Roman" w:eastAsiaTheme="minorEastAsia" w:hAnsi="Times New Roman" w:cs="Times New Roman"/>
        </w:rPr>
        <w:t>Java</w:t>
      </w:r>
      <w:r w:rsidRPr="00FA7A52">
        <w:rPr>
          <w:rFonts w:ascii="Times New Roman" w:eastAsiaTheme="minorEastAsia" w:hAnsi="Times New Roman" w:cs="Times New Roman"/>
        </w:rPr>
        <w:t>语言编程来进行。</w:t>
      </w:r>
    </w:p>
    <w:p w:rsidR="00E96EF2" w:rsidRPr="00FA7A52" w:rsidRDefault="00EC723D"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1995</w:t>
      </w:r>
      <w:r w:rsidRPr="00FA7A52">
        <w:rPr>
          <w:rFonts w:ascii="Times New Roman" w:eastAsiaTheme="minorEastAsia" w:hAnsi="Times New Roman" w:cs="Times New Roman"/>
        </w:rPr>
        <w:t>年</w:t>
      </w:r>
      <w:r w:rsidRPr="00FA7A52">
        <w:rPr>
          <w:rFonts w:ascii="Times New Roman" w:eastAsiaTheme="minorEastAsia" w:hAnsi="Times New Roman" w:cs="Times New Roman"/>
        </w:rPr>
        <w:t>5</w:t>
      </w:r>
      <w:r w:rsidRPr="00FA7A52">
        <w:rPr>
          <w:rFonts w:ascii="Times New Roman" w:eastAsiaTheme="minorEastAsia" w:hAnsi="Times New Roman" w:cs="Times New Roman"/>
        </w:rPr>
        <w:t>月</w:t>
      </w:r>
      <w:r>
        <w:rPr>
          <w:rFonts w:ascii="Times New Roman" w:eastAsiaTheme="minorEastAsia" w:hAnsi="Times New Roman" w:cs="Times New Roman" w:hint="eastAsia"/>
        </w:rPr>
        <w:t>，</w:t>
      </w:r>
      <w:r w:rsidR="00AB2B88" w:rsidRPr="00FA7A52">
        <w:rPr>
          <w:rFonts w:ascii="Times New Roman" w:eastAsiaTheme="minorEastAsia" w:hAnsi="Times New Roman" w:cs="Times New Roman"/>
        </w:rPr>
        <w:t>美国</w:t>
      </w:r>
      <w:r w:rsidR="00AB2B88" w:rsidRPr="00FA7A52">
        <w:rPr>
          <w:rFonts w:ascii="Times New Roman" w:eastAsiaTheme="minorEastAsia" w:hAnsi="Times New Roman" w:cs="Times New Roman"/>
        </w:rPr>
        <w:t>Sun Microsystems</w:t>
      </w:r>
      <w:r>
        <w:rPr>
          <w:rFonts w:ascii="Times New Roman" w:eastAsiaTheme="minorEastAsia" w:hAnsi="Times New Roman" w:cs="Times New Roman"/>
        </w:rPr>
        <w:t>公司</w:t>
      </w:r>
      <w:r w:rsidR="0045449C">
        <w:rPr>
          <w:rFonts w:ascii="Times New Roman" w:eastAsiaTheme="minorEastAsia" w:hAnsi="Times New Roman" w:cs="Times New Roman" w:hint="eastAsia"/>
        </w:rPr>
        <w:t>推出</w:t>
      </w:r>
      <w:r>
        <w:rPr>
          <w:rFonts w:ascii="Times New Roman" w:eastAsiaTheme="minorEastAsia" w:hAnsi="Times New Roman" w:cs="Times New Roman" w:hint="eastAsia"/>
        </w:rPr>
        <w:t>了</w:t>
      </w:r>
      <w:r w:rsidR="00AB2B88" w:rsidRPr="00FA7A52">
        <w:rPr>
          <w:rFonts w:ascii="Times New Roman" w:eastAsiaTheme="minorEastAsia" w:hAnsi="Times New Roman" w:cs="Times New Roman"/>
        </w:rPr>
        <w:t>Java</w:t>
      </w:r>
      <w:r w:rsidR="00AB2B88" w:rsidRPr="00FA7A52">
        <w:rPr>
          <w:rFonts w:ascii="Times New Roman" w:eastAsiaTheme="minorEastAsia" w:hAnsi="Times New Roman" w:cs="Times New Roman"/>
        </w:rPr>
        <w:t>程序设计语言</w:t>
      </w:r>
      <w:r w:rsidR="0045449C" w:rsidRPr="00FA7A52">
        <w:rPr>
          <w:rFonts w:ascii="Times New Roman" w:eastAsiaTheme="minorEastAsia" w:hAnsi="Times New Roman" w:cs="Times New Roman"/>
        </w:rPr>
        <w:t>（</w:t>
      </w:r>
      <w:r w:rsidR="0045449C">
        <w:rPr>
          <w:rFonts w:ascii="Times New Roman" w:eastAsiaTheme="minorEastAsia" w:hAnsi="Times New Roman" w:cs="Times New Roman" w:hint="eastAsia"/>
        </w:rPr>
        <w:t>简称</w:t>
      </w:r>
      <w:r w:rsidR="0045449C">
        <w:rPr>
          <w:rFonts w:ascii="Times New Roman" w:eastAsiaTheme="minorEastAsia" w:hAnsi="Times New Roman" w:cs="Times New Roman" w:hint="eastAsia"/>
        </w:rPr>
        <w:t>Java</w:t>
      </w:r>
      <w:r w:rsidR="0045449C">
        <w:rPr>
          <w:rFonts w:ascii="Times New Roman" w:eastAsiaTheme="minorEastAsia" w:hAnsi="Times New Roman" w:cs="Times New Roman" w:hint="eastAsia"/>
        </w:rPr>
        <w:t>语言</w:t>
      </w:r>
      <w:r w:rsidR="0045449C" w:rsidRPr="00FA7A52">
        <w:rPr>
          <w:rFonts w:ascii="Times New Roman" w:eastAsiaTheme="minorEastAsia" w:hAnsi="Times New Roman" w:cs="Times New Roman"/>
        </w:rPr>
        <w:t>）</w:t>
      </w:r>
      <w:r w:rsidR="00AB2B88" w:rsidRPr="00FA7A52">
        <w:rPr>
          <w:rFonts w:ascii="Times New Roman" w:eastAsiaTheme="minorEastAsia" w:hAnsi="Times New Roman" w:cs="Times New Roman"/>
        </w:rPr>
        <w:t>和</w:t>
      </w:r>
      <w:r w:rsidR="00AB2B88" w:rsidRPr="00FA7A52">
        <w:rPr>
          <w:rFonts w:ascii="Times New Roman" w:eastAsiaTheme="minorEastAsia" w:hAnsi="Times New Roman" w:cs="Times New Roman"/>
        </w:rPr>
        <w:t>Java</w:t>
      </w:r>
      <w:r w:rsidR="00AB2B88" w:rsidRPr="00FA7A52">
        <w:rPr>
          <w:rFonts w:ascii="Times New Roman" w:eastAsiaTheme="minorEastAsia" w:hAnsi="Times New Roman" w:cs="Times New Roman"/>
        </w:rPr>
        <w:t>平台</w:t>
      </w:r>
      <w:r>
        <w:rPr>
          <w:rFonts w:ascii="Times New Roman" w:eastAsiaTheme="minorEastAsia" w:hAnsi="Times New Roman" w:cs="Times New Roman" w:hint="eastAsia"/>
        </w:rPr>
        <w:t>，并总称为</w:t>
      </w:r>
      <w:r>
        <w:rPr>
          <w:rFonts w:ascii="Times New Roman" w:eastAsiaTheme="minorEastAsia" w:hAnsi="Times New Roman" w:cs="Times New Roman" w:hint="eastAsia"/>
        </w:rPr>
        <w:t>Java</w:t>
      </w:r>
      <w:r>
        <w:rPr>
          <w:rFonts w:ascii="Times New Roman" w:eastAsiaTheme="minorEastAsia" w:hAnsi="Times New Roman" w:cs="Times New Roman" w:hint="eastAsia"/>
        </w:rPr>
        <w:t>语言。</w:t>
      </w:r>
      <w:r w:rsidR="0045449C">
        <w:rPr>
          <w:rFonts w:ascii="Times New Roman" w:eastAsiaTheme="minorEastAsia" w:hAnsi="Times New Roman" w:cs="Times New Roman" w:hint="eastAsia"/>
        </w:rPr>
        <w:t>Java</w:t>
      </w:r>
      <w:r w:rsidR="0045449C">
        <w:rPr>
          <w:rFonts w:ascii="Times New Roman" w:eastAsiaTheme="minorEastAsia" w:hAnsi="Times New Roman" w:cs="Times New Roman" w:hint="eastAsia"/>
        </w:rPr>
        <w:t>作为目前最为流行的面向对象编程语言之一，他的名字被所有</w:t>
      </w:r>
      <w:r w:rsidR="0045449C">
        <w:rPr>
          <w:rFonts w:ascii="Times New Roman" w:eastAsiaTheme="minorEastAsia" w:hAnsi="Times New Roman" w:cs="Times New Roman" w:hint="eastAsia"/>
        </w:rPr>
        <w:t>IT</w:t>
      </w:r>
      <w:r w:rsidR="0045449C">
        <w:rPr>
          <w:rFonts w:ascii="Times New Roman" w:eastAsiaTheme="minorEastAsia" w:hAnsi="Times New Roman" w:cs="Times New Roman" w:hint="eastAsia"/>
        </w:rPr>
        <w:t>认识所熟知</w:t>
      </w:r>
      <w:r w:rsidR="00EC34B8" w:rsidRPr="00FA7A52">
        <w:rPr>
          <w:rFonts w:ascii="Times New Roman" w:eastAsiaTheme="minorEastAsia" w:hAnsi="Times New Roman" w:cs="Times New Roman"/>
        </w:rPr>
        <w:t>。</w:t>
      </w:r>
    </w:p>
    <w:p w:rsidR="00E96EF2" w:rsidRPr="00FA7A52" w:rsidRDefault="00E96EF2"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Java</w:t>
      </w:r>
      <w:r w:rsidR="0045449C">
        <w:rPr>
          <w:rFonts w:ascii="Times New Roman" w:eastAsiaTheme="minorEastAsia" w:hAnsi="Times New Roman" w:cs="Times New Roman"/>
        </w:rPr>
        <w:t>不</w:t>
      </w:r>
      <w:r w:rsidR="0045449C">
        <w:rPr>
          <w:rFonts w:ascii="Times New Roman" w:eastAsiaTheme="minorEastAsia" w:hAnsi="Times New Roman" w:cs="Times New Roman" w:hint="eastAsia"/>
        </w:rPr>
        <w:t>单单只</w:t>
      </w:r>
      <w:r w:rsidRPr="00FA7A52">
        <w:rPr>
          <w:rFonts w:ascii="Times New Roman" w:eastAsiaTheme="minorEastAsia" w:hAnsi="Times New Roman" w:cs="Times New Roman"/>
        </w:rPr>
        <w:t>是一门编程语言</w:t>
      </w:r>
      <w:r w:rsidR="0045449C">
        <w:rPr>
          <w:rFonts w:ascii="Times New Roman" w:eastAsiaTheme="minorEastAsia" w:hAnsi="Times New Roman" w:cs="Times New Roman" w:hint="eastAsia"/>
        </w:rPr>
        <w:t>而已</w:t>
      </w:r>
      <w:r w:rsidRPr="00FA7A52">
        <w:rPr>
          <w:rFonts w:ascii="Times New Roman" w:eastAsiaTheme="minorEastAsia" w:hAnsi="Times New Roman" w:cs="Times New Roman"/>
        </w:rPr>
        <w:t>，它还是一个开放性的平台。</w:t>
      </w:r>
      <w:r w:rsidRPr="00FA7A52">
        <w:rPr>
          <w:rFonts w:ascii="Times New Roman" w:eastAsiaTheme="minorEastAsia" w:hAnsi="Times New Roman" w:cs="Times New Roman"/>
        </w:rPr>
        <w:t>Sun</w:t>
      </w:r>
      <w:r w:rsidRPr="00FA7A52">
        <w:rPr>
          <w:rFonts w:ascii="Times New Roman" w:eastAsiaTheme="minorEastAsia" w:hAnsi="Times New Roman" w:cs="Times New Roman"/>
        </w:rPr>
        <w:t>公司已经成功推出了</w:t>
      </w:r>
      <w:r w:rsidRPr="00FA7A52">
        <w:rPr>
          <w:rFonts w:ascii="Times New Roman" w:eastAsiaTheme="minorEastAsia" w:hAnsi="Times New Roman" w:cs="Times New Roman"/>
        </w:rPr>
        <w:t>Java</w:t>
      </w:r>
      <w:r w:rsidR="00564DEB" w:rsidRPr="00FA7A52">
        <w:rPr>
          <w:rFonts w:ascii="Times New Roman" w:eastAsiaTheme="minorEastAsia" w:hAnsi="Times New Roman" w:cs="Times New Roman"/>
        </w:rPr>
        <w:t xml:space="preserve"> </w:t>
      </w:r>
      <w:r w:rsidRPr="00FA7A52">
        <w:rPr>
          <w:rFonts w:ascii="Times New Roman" w:eastAsiaTheme="minorEastAsia" w:hAnsi="Times New Roman" w:cs="Times New Roman"/>
        </w:rPr>
        <w:t>EE</w:t>
      </w:r>
      <w:r w:rsidRPr="00FA7A52">
        <w:rPr>
          <w:rFonts w:ascii="Times New Roman" w:eastAsiaTheme="minorEastAsia" w:hAnsi="Times New Roman" w:cs="Times New Roman"/>
        </w:rPr>
        <w:t>、</w:t>
      </w:r>
      <w:r w:rsidRPr="00FA7A52">
        <w:rPr>
          <w:rFonts w:ascii="Times New Roman" w:eastAsiaTheme="minorEastAsia" w:hAnsi="Times New Roman" w:cs="Times New Roman"/>
        </w:rPr>
        <w:t>Java</w:t>
      </w:r>
      <w:r w:rsidR="00564DEB" w:rsidRPr="00FA7A52">
        <w:rPr>
          <w:rFonts w:ascii="Times New Roman" w:eastAsiaTheme="minorEastAsia" w:hAnsi="Times New Roman" w:cs="Times New Roman"/>
        </w:rPr>
        <w:t xml:space="preserve"> </w:t>
      </w:r>
      <w:r w:rsidRPr="00FA7A52">
        <w:rPr>
          <w:rFonts w:ascii="Times New Roman" w:eastAsiaTheme="minorEastAsia" w:hAnsi="Times New Roman" w:cs="Times New Roman"/>
        </w:rPr>
        <w:t>SE</w:t>
      </w:r>
      <w:r w:rsidRPr="00FA7A52">
        <w:rPr>
          <w:rFonts w:ascii="Times New Roman" w:eastAsiaTheme="minorEastAsia" w:hAnsi="Times New Roman" w:cs="Times New Roman"/>
        </w:rPr>
        <w:t>、</w:t>
      </w:r>
      <w:r w:rsidRPr="00FA7A52">
        <w:rPr>
          <w:rFonts w:ascii="Times New Roman" w:eastAsiaTheme="minorEastAsia" w:hAnsi="Times New Roman" w:cs="Times New Roman"/>
        </w:rPr>
        <w:t>Java</w:t>
      </w:r>
      <w:r w:rsidR="00564DEB" w:rsidRPr="00FA7A52">
        <w:rPr>
          <w:rFonts w:ascii="Times New Roman" w:eastAsiaTheme="minorEastAsia" w:hAnsi="Times New Roman" w:cs="Times New Roman"/>
        </w:rPr>
        <w:t xml:space="preserve"> </w:t>
      </w:r>
      <w:r w:rsidRPr="00FA7A52">
        <w:rPr>
          <w:rFonts w:ascii="Times New Roman" w:eastAsiaTheme="minorEastAsia" w:hAnsi="Times New Roman" w:cs="Times New Roman"/>
        </w:rPr>
        <w:t>ME</w:t>
      </w:r>
      <w:r w:rsidRPr="00FA7A52">
        <w:rPr>
          <w:rFonts w:ascii="Times New Roman" w:eastAsiaTheme="minorEastAsia" w:hAnsi="Times New Roman" w:cs="Times New Roman"/>
        </w:rPr>
        <w:t>三大应用平台，从企业应用、高性能计算，到移动通信，其无处不在，体现了</w:t>
      </w:r>
      <w:r w:rsidRPr="00FA7A52">
        <w:rPr>
          <w:rFonts w:ascii="Times New Roman" w:eastAsiaTheme="minorEastAsia" w:hAnsi="Times New Roman" w:cs="Times New Roman"/>
        </w:rPr>
        <w:t>Java</w:t>
      </w:r>
      <w:r w:rsidR="00564DEB" w:rsidRPr="00FA7A52">
        <w:rPr>
          <w:rFonts w:ascii="Times New Roman" w:eastAsiaTheme="minorEastAsia" w:hAnsi="Times New Roman" w:cs="Times New Roman"/>
        </w:rPr>
        <w:t>强大的应用功能</w:t>
      </w:r>
    </w:p>
    <w:p w:rsidR="00564DEB" w:rsidRPr="00FA7A52" w:rsidRDefault="00564DE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lastRenderedPageBreak/>
        <w:t>（</w:t>
      </w:r>
      <w:r w:rsidRPr="00FA7A52">
        <w:rPr>
          <w:rFonts w:ascii="Times New Roman" w:hAnsi="Times New Roman" w:cs="Times New Roman"/>
          <w:sz w:val="24"/>
          <w:szCs w:val="24"/>
        </w:rPr>
        <w:t>1</w:t>
      </w:r>
      <w:r w:rsidRPr="00FA7A52">
        <w:rPr>
          <w:rFonts w:ascii="Times New Roman" w:hAnsi="Times New Roman" w:cs="Times New Roman"/>
          <w:sz w:val="24"/>
          <w:szCs w:val="24"/>
        </w:rPr>
        <w:t>）</w:t>
      </w:r>
      <w:r w:rsidRPr="00FA7A52">
        <w:rPr>
          <w:rFonts w:ascii="Times New Roman" w:hAnsi="Times New Roman" w:cs="Times New Roman"/>
          <w:sz w:val="24"/>
          <w:szCs w:val="24"/>
        </w:rPr>
        <w:t>Java SE</w:t>
      </w:r>
    </w:p>
    <w:p w:rsidR="00564DEB" w:rsidRPr="00FA7A52" w:rsidRDefault="00564DE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Java SE</w:t>
      </w:r>
      <w:r w:rsidRPr="00FA7A52">
        <w:rPr>
          <w:rFonts w:ascii="Times New Roman" w:hAnsi="Times New Roman" w:cs="Times New Roman"/>
          <w:sz w:val="24"/>
          <w:szCs w:val="24"/>
        </w:rPr>
        <w:t>（</w:t>
      </w:r>
      <w:r w:rsidRPr="00FA7A52">
        <w:rPr>
          <w:rFonts w:ascii="Times New Roman" w:hAnsi="Times New Roman" w:cs="Times New Roman"/>
          <w:sz w:val="24"/>
          <w:szCs w:val="24"/>
        </w:rPr>
        <w:t>Java</w:t>
      </w:r>
      <w:r w:rsidRPr="00FA7A52">
        <w:rPr>
          <w:rFonts w:ascii="Times New Roman" w:hAnsi="Times New Roman" w:cs="Times New Roman"/>
          <w:sz w:val="24"/>
          <w:szCs w:val="24"/>
        </w:rPr>
        <w:t>标准版）。</w:t>
      </w:r>
      <w:r w:rsidR="0045449C" w:rsidRPr="00FA7A52">
        <w:rPr>
          <w:rFonts w:ascii="Times New Roman" w:hAnsi="Times New Roman" w:cs="Times New Roman"/>
          <w:sz w:val="24"/>
          <w:szCs w:val="24"/>
        </w:rPr>
        <w:t xml:space="preserve">Java SE </w:t>
      </w:r>
      <w:r w:rsidR="0045449C" w:rsidRPr="00FA7A52">
        <w:rPr>
          <w:rFonts w:ascii="Times New Roman" w:hAnsi="Times New Roman" w:cs="Times New Roman"/>
          <w:sz w:val="24"/>
          <w:szCs w:val="24"/>
        </w:rPr>
        <w:t>以前称为</w:t>
      </w:r>
      <w:r w:rsidR="0045449C" w:rsidRPr="00FA7A52">
        <w:rPr>
          <w:rFonts w:ascii="Times New Roman" w:hAnsi="Times New Roman" w:cs="Times New Roman"/>
          <w:sz w:val="24"/>
          <w:szCs w:val="24"/>
        </w:rPr>
        <w:t>J2SE</w:t>
      </w:r>
      <w:r w:rsidR="0045449C">
        <w:rPr>
          <w:rFonts w:ascii="Times New Roman" w:hAnsi="Times New Roman" w:cs="Times New Roman" w:hint="eastAsia"/>
          <w:sz w:val="24"/>
          <w:szCs w:val="24"/>
        </w:rPr>
        <w:t>，它</w:t>
      </w:r>
      <w:r w:rsidR="00EC723D">
        <w:rPr>
          <w:rFonts w:ascii="Times New Roman" w:hAnsi="Times New Roman" w:cs="Times New Roman" w:hint="eastAsia"/>
          <w:sz w:val="24"/>
          <w:szCs w:val="24"/>
        </w:rPr>
        <w:t>是各式各样</w:t>
      </w:r>
      <w:r w:rsidR="00357BF7">
        <w:rPr>
          <w:rFonts w:ascii="Times New Roman" w:hAnsi="Times New Roman" w:cs="Times New Roman" w:hint="eastAsia"/>
          <w:sz w:val="24"/>
          <w:szCs w:val="24"/>
        </w:rPr>
        <w:t>应用平台的基础，主要</w:t>
      </w:r>
      <w:r w:rsidR="00EC723D">
        <w:rPr>
          <w:rFonts w:ascii="Times New Roman" w:hAnsi="Times New Roman" w:cs="Times New Roman" w:hint="eastAsia"/>
          <w:sz w:val="24"/>
          <w:szCs w:val="24"/>
        </w:rPr>
        <w:t>的应用方向是</w:t>
      </w:r>
      <w:r w:rsidR="00357BF7">
        <w:rPr>
          <w:rFonts w:ascii="Times New Roman" w:hAnsi="Times New Roman" w:cs="Times New Roman" w:hint="eastAsia"/>
          <w:sz w:val="24"/>
          <w:szCs w:val="24"/>
        </w:rPr>
        <w:t>桌面开发和低端商务</w:t>
      </w:r>
      <w:r w:rsidR="00EC723D">
        <w:rPr>
          <w:rFonts w:ascii="Times New Roman" w:hAnsi="Times New Roman" w:cs="Times New Roman" w:hint="eastAsia"/>
          <w:sz w:val="24"/>
          <w:szCs w:val="24"/>
        </w:rPr>
        <w:t>应用</w:t>
      </w:r>
      <w:r w:rsidR="003E0849">
        <w:rPr>
          <w:rFonts w:ascii="Times New Roman" w:hAnsi="Times New Roman" w:cs="Times New Roman" w:hint="eastAsia"/>
          <w:sz w:val="24"/>
          <w:szCs w:val="24"/>
        </w:rPr>
        <w:t>的解决方案。它为</w:t>
      </w:r>
      <w:r w:rsidR="00357BF7">
        <w:rPr>
          <w:rFonts w:ascii="Times New Roman" w:hAnsi="Times New Roman" w:cs="Times New Roman" w:hint="eastAsia"/>
          <w:sz w:val="24"/>
          <w:szCs w:val="24"/>
        </w:rPr>
        <w:t>Java</w:t>
      </w:r>
      <w:r w:rsidR="00357BF7">
        <w:rPr>
          <w:rFonts w:ascii="Times New Roman" w:hAnsi="Times New Roman" w:cs="Times New Roman" w:hint="eastAsia"/>
          <w:sz w:val="24"/>
          <w:szCs w:val="24"/>
        </w:rPr>
        <w:t>虚拟机和运行</w:t>
      </w:r>
      <w:r w:rsidR="00357BF7">
        <w:rPr>
          <w:rFonts w:ascii="Times New Roman" w:hAnsi="Times New Roman" w:cs="Times New Roman" w:hint="eastAsia"/>
          <w:sz w:val="24"/>
          <w:szCs w:val="24"/>
        </w:rPr>
        <w:t>Java</w:t>
      </w:r>
      <w:r w:rsidR="00357BF7">
        <w:rPr>
          <w:rFonts w:ascii="Times New Roman" w:hAnsi="Times New Roman" w:cs="Times New Roman" w:hint="eastAsia"/>
          <w:sz w:val="24"/>
          <w:szCs w:val="24"/>
        </w:rPr>
        <w:t>应用程序</w:t>
      </w:r>
      <w:r w:rsidR="003E0849">
        <w:rPr>
          <w:rFonts w:ascii="Times New Roman" w:hAnsi="Times New Roman" w:cs="Times New Roman" w:hint="eastAsia"/>
          <w:sz w:val="24"/>
          <w:szCs w:val="24"/>
        </w:rPr>
        <w:t>提供了</w:t>
      </w:r>
      <w:r w:rsidR="00357BF7">
        <w:rPr>
          <w:rFonts w:ascii="Times New Roman" w:hAnsi="Times New Roman" w:cs="Times New Roman" w:hint="eastAsia"/>
          <w:sz w:val="24"/>
          <w:szCs w:val="24"/>
        </w:rPr>
        <w:t>必需的类库。</w:t>
      </w:r>
    </w:p>
    <w:p w:rsidR="00564DEB" w:rsidRPr="00FA7A52" w:rsidRDefault="00684EA0"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2</w:t>
      </w:r>
      <w:r w:rsidRPr="00FA7A52">
        <w:rPr>
          <w:rFonts w:ascii="Times New Roman" w:hAnsi="Times New Roman" w:cs="Times New Roman"/>
          <w:sz w:val="24"/>
          <w:szCs w:val="24"/>
        </w:rPr>
        <w:t>）</w:t>
      </w:r>
      <w:r w:rsidR="00564DEB" w:rsidRPr="00FA7A52">
        <w:rPr>
          <w:rFonts w:ascii="Times New Roman" w:hAnsi="Times New Roman" w:cs="Times New Roman"/>
          <w:sz w:val="24"/>
          <w:szCs w:val="24"/>
        </w:rPr>
        <w:t>Java EE</w:t>
      </w:r>
    </w:p>
    <w:p w:rsidR="00684EA0" w:rsidRPr="00FA7A52" w:rsidRDefault="00564DE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Java EE</w:t>
      </w:r>
      <w:r w:rsidRPr="00FA7A52">
        <w:rPr>
          <w:rFonts w:ascii="Times New Roman" w:hAnsi="Times New Roman" w:cs="Times New Roman"/>
          <w:sz w:val="24"/>
          <w:szCs w:val="24"/>
        </w:rPr>
        <w:t>（</w:t>
      </w:r>
      <w:r w:rsidR="00684EA0" w:rsidRPr="00FA7A52">
        <w:rPr>
          <w:rFonts w:ascii="Times New Roman" w:hAnsi="Times New Roman" w:cs="Times New Roman"/>
          <w:sz w:val="24"/>
          <w:szCs w:val="24"/>
        </w:rPr>
        <w:t>Java</w:t>
      </w:r>
      <w:r w:rsidR="00684EA0" w:rsidRPr="00FA7A52">
        <w:rPr>
          <w:rFonts w:ascii="Times New Roman" w:hAnsi="Times New Roman" w:cs="Times New Roman"/>
          <w:sz w:val="24"/>
          <w:szCs w:val="24"/>
        </w:rPr>
        <w:t>企业版</w:t>
      </w:r>
      <w:r w:rsidRPr="00FA7A52">
        <w:rPr>
          <w:rFonts w:ascii="Times New Roman" w:hAnsi="Times New Roman" w:cs="Times New Roman"/>
          <w:sz w:val="24"/>
          <w:szCs w:val="24"/>
        </w:rPr>
        <w:t>）。</w:t>
      </w:r>
      <w:r w:rsidR="00357BF7" w:rsidRPr="00FA7A52">
        <w:rPr>
          <w:rFonts w:ascii="Times New Roman" w:hAnsi="Times New Roman" w:cs="Times New Roman"/>
          <w:sz w:val="24"/>
          <w:szCs w:val="24"/>
        </w:rPr>
        <w:t>Java EE</w:t>
      </w:r>
      <w:r w:rsidRPr="00FA7A52">
        <w:rPr>
          <w:rFonts w:ascii="Times New Roman" w:hAnsi="Times New Roman" w:cs="Times New Roman"/>
          <w:sz w:val="24"/>
          <w:szCs w:val="24"/>
        </w:rPr>
        <w:t>以前称为</w:t>
      </w:r>
      <w:r w:rsidRPr="00FA7A52">
        <w:rPr>
          <w:rFonts w:ascii="Times New Roman" w:hAnsi="Times New Roman" w:cs="Times New Roman"/>
          <w:sz w:val="24"/>
          <w:szCs w:val="24"/>
        </w:rPr>
        <w:t>J2EE</w:t>
      </w:r>
      <w:r w:rsidRPr="00FA7A52">
        <w:rPr>
          <w:rFonts w:ascii="Times New Roman" w:hAnsi="Times New Roman" w:cs="Times New Roman"/>
          <w:sz w:val="24"/>
          <w:szCs w:val="24"/>
        </w:rPr>
        <w:t>。</w:t>
      </w:r>
      <w:r w:rsidR="00357BF7">
        <w:rPr>
          <w:rFonts w:ascii="Times New Roman" w:hAnsi="Times New Roman" w:cs="Times New Roman" w:hint="eastAsia"/>
          <w:sz w:val="24"/>
          <w:szCs w:val="24"/>
        </w:rPr>
        <w:t>它致力于基于企业环境的服务器端应用程序的开发。</w:t>
      </w:r>
      <w:r w:rsidR="00684EA0" w:rsidRPr="00FA7A52">
        <w:rPr>
          <w:rFonts w:ascii="Times New Roman" w:hAnsi="Times New Roman" w:cs="Times New Roman"/>
          <w:sz w:val="24"/>
          <w:szCs w:val="24"/>
        </w:rPr>
        <w:t xml:space="preserve">Java EE </w:t>
      </w:r>
      <w:r w:rsidR="00684EA0" w:rsidRPr="00FA7A52">
        <w:rPr>
          <w:rFonts w:ascii="Times New Roman" w:hAnsi="Times New Roman" w:cs="Times New Roman"/>
          <w:sz w:val="24"/>
          <w:szCs w:val="24"/>
        </w:rPr>
        <w:t>是</w:t>
      </w:r>
      <w:r w:rsidR="00EC723D">
        <w:rPr>
          <w:rFonts w:ascii="Times New Roman" w:hAnsi="Times New Roman" w:cs="Times New Roman" w:hint="eastAsia"/>
          <w:sz w:val="24"/>
          <w:szCs w:val="24"/>
        </w:rPr>
        <w:t>一种利用</w:t>
      </w:r>
      <w:r w:rsidR="00EC723D">
        <w:rPr>
          <w:rFonts w:ascii="Times New Roman" w:hAnsi="Times New Roman" w:cs="Times New Roman" w:hint="eastAsia"/>
          <w:sz w:val="24"/>
          <w:szCs w:val="24"/>
        </w:rPr>
        <w:t>Java 2</w:t>
      </w:r>
      <w:r w:rsidR="00EC723D">
        <w:rPr>
          <w:rFonts w:ascii="Times New Roman" w:hAnsi="Times New Roman" w:cs="Times New Roman" w:hint="eastAsia"/>
          <w:sz w:val="24"/>
          <w:szCs w:val="24"/>
        </w:rPr>
        <w:t>平台来简化</w:t>
      </w:r>
      <w:r w:rsidR="000E6C81">
        <w:rPr>
          <w:rFonts w:ascii="Times New Roman" w:hAnsi="Times New Roman" w:cs="Times New Roman" w:hint="eastAsia"/>
          <w:sz w:val="24"/>
          <w:szCs w:val="24"/>
        </w:rPr>
        <w:t>企业解决方案的开发、部署和管理相关复杂问题的体系结构，他的基础就是</w:t>
      </w:r>
      <w:r w:rsidR="000E6C81">
        <w:rPr>
          <w:rFonts w:ascii="Times New Roman" w:hAnsi="Times New Roman" w:cs="Times New Roman" w:hint="eastAsia"/>
          <w:sz w:val="24"/>
          <w:szCs w:val="24"/>
        </w:rPr>
        <w:t>Java SE</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Java EE</w:t>
      </w:r>
      <w:r w:rsidR="00357BF7">
        <w:rPr>
          <w:rFonts w:ascii="Times New Roman" w:hAnsi="Times New Roman" w:cs="Times New Roman" w:hint="eastAsia"/>
          <w:sz w:val="24"/>
          <w:szCs w:val="24"/>
        </w:rPr>
        <w:t>不仅巩固了标准版中的许多优点，同时还提供了对</w:t>
      </w:r>
      <w:r w:rsidR="00357BF7">
        <w:rPr>
          <w:rFonts w:ascii="Times New Roman" w:hAnsi="Times New Roman" w:cs="Times New Roman" w:hint="eastAsia"/>
          <w:sz w:val="24"/>
          <w:szCs w:val="24"/>
        </w:rPr>
        <w:t>Servlet API</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JSP</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EJB</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XML</w:t>
      </w:r>
      <w:r w:rsidR="00357BF7">
        <w:rPr>
          <w:rFonts w:ascii="Times New Roman" w:hAnsi="Times New Roman" w:cs="Times New Roman" w:hint="eastAsia"/>
          <w:sz w:val="24"/>
          <w:szCs w:val="24"/>
        </w:rPr>
        <w:t>技术、</w:t>
      </w:r>
      <w:r w:rsidR="00357BF7">
        <w:rPr>
          <w:rFonts w:ascii="Times New Roman" w:hAnsi="Times New Roman" w:cs="Times New Roman" w:hint="eastAsia"/>
          <w:sz w:val="24"/>
          <w:szCs w:val="24"/>
        </w:rPr>
        <w:t>Web</w:t>
      </w:r>
      <w:r w:rsidR="00357BF7">
        <w:rPr>
          <w:rFonts w:ascii="Times New Roman" w:hAnsi="Times New Roman" w:cs="Times New Roman" w:hint="eastAsia"/>
          <w:sz w:val="24"/>
          <w:szCs w:val="24"/>
        </w:rPr>
        <w:t>服务、</w:t>
      </w:r>
      <w:r w:rsidR="00357BF7">
        <w:rPr>
          <w:rFonts w:ascii="Times New Roman" w:hAnsi="Times New Roman" w:cs="Times New Roman" w:hint="eastAsia"/>
          <w:sz w:val="24"/>
          <w:szCs w:val="24"/>
        </w:rPr>
        <w:t>SOA</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Web 2.0</w:t>
      </w:r>
      <w:r w:rsidR="00357BF7">
        <w:rPr>
          <w:rFonts w:ascii="Times New Roman" w:hAnsi="Times New Roman" w:cs="Times New Roman" w:hint="eastAsia"/>
          <w:sz w:val="24"/>
          <w:szCs w:val="24"/>
        </w:rPr>
        <w:t>的全面支持。</w:t>
      </w:r>
      <w:r w:rsidR="00684EA0" w:rsidRPr="00FA7A52">
        <w:rPr>
          <w:rFonts w:ascii="Times New Roman" w:hAnsi="Times New Roman" w:cs="Times New Roman"/>
          <w:sz w:val="24"/>
          <w:szCs w:val="24"/>
        </w:rPr>
        <w:t>它本身是一个开放的标准，这使得第三方厂商也可以推出符合</w:t>
      </w:r>
      <w:r w:rsidR="00684EA0" w:rsidRPr="00FA7A52">
        <w:rPr>
          <w:rFonts w:ascii="Times New Roman" w:hAnsi="Times New Roman" w:cs="Times New Roman"/>
          <w:sz w:val="24"/>
          <w:szCs w:val="24"/>
        </w:rPr>
        <w:t>Java EE</w:t>
      </w:r>
      <w:r w:rsidR="00684EA0" w:rsidRPr="00FA7A52">
        <w:rPr>
          <w:rFonts w:ascii="Times New Roman" w:hAnsi="Times New Roman" w:cs="Times New Roman"/>
          <w:sz w:val="24"/>
          <w:szCs w:val="24"/>
        </w:rPr>
        <w:t>标准的产品。</w:t>
      </w:r>
    </w:p>
    <w:p w:rsidR="00564DEB" w:rsidRPr="00FA7A52" w:rsidRDefault="00684EA0"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3</w:t>
      </w:r>
      <w:r w:rsidRPr="00FA7A52">
        <w:rPr>
          <w:rFonts w:ascii="Times New Roman" w:hAnsi="Times New Roman" w:cs="Times New Roman"/>
          <w:sz w:val="24"/>
          <w:szCs w:val="24"/>
        </w:rPr>
        <w:t>）</w:t>
      </w:r>
      <w:r w:rsidR="00564DEB" w:rsidRPr="00FA7A52">
        <w:rPr>
          <w:rFonts w:ascii="Times New Roman" w:hAnsi="Times New Roman" w:cs="Times New Roman"/>
          <w:sz w:val="24"/>
          <w:szCs w:val="24"/>
        </w:rPr>
        <w:t>Java ME</w:t>
      </w:r>
    </w:p>
    <w:p w:rsidR="00564DEB" w:rsidRPr="00FA7A52" w:rsidRDefault="00564DEB" w:rsidP="000E6C81">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Java ME</w:t>
      </w:r>
      <w:r w:rsidRPr="00FA7A52">
        <w:rPr>
          <w:rFonts w:ascii="Times New Roman" w:hAnsi="Times New Roman" w:cs="Times New Roman"/>
          <w:sz w:val="24"/>
          <w:szCs w:val="24"/>
        </w:rPr>
        <w:t>（</w:t>
      </w:r>
      <w:r w:rsidR="00684EA0" w:rsidRPr="00FA7A52">
        <w:rPr>
          <w:rFonts w:ascii="Times New Roman" w:hAnsi="Times New Roman" w:cs="Times New Roman"/>
          <w:sz w:val="24"/>
          <w:szCs w:val="24"/>
        </w:rPr>
        <w:t>Java</w:t>
      </w:r>
      <w:r w:rsidR="00684EA0" w:rsidRPr="00FA7A52">
        <w:rPr>
          <w:rFonts w:ascii="Times New Roman" w:hAnsi="Times New Roman" w:cs="Times New Roman"/>
          <w:sz w:val="24"/>
          <w:szCs w:val="24"/>
        </w:rPr>
        <w:t>微型版</w:t>
      </w:r>
      <w:r w:rsidRPr="00FA7A52">
        <w:rPr>
          <w:rFonts w:ascii="Times New Roman" w:hAnsi="Times New Roman" w:cs="Times New Roman"/>
          <w:sz w:val="24"/>
          <w:szCs w:val="24"/>
        </w:rPr>
        <w:t>）。</w:t>
      </w:r>
      <w:r w:rsidR="00357BF7" w:rsidRPr="00FA7A52">
        <w:rPr>
          <w:rFonts w:ascii="Times New Roman" w:hAnsi="Times New Roman" w:cs="Times New Roman"/>
          <w:sz w:val="24"/>
          <w:szCs w:val="24"/>
        </w:rPr>
        <w:t>Java ME</w:t>
      </w:r>
      <w:r w:rsidRPr="00FA7A52">
        <w:rPr>
          <w:rFonts w:ascii="Times New Roman" w:hAnsi="Times New Roman" w:cs="Times New Roman"/>
          <w:sz w:val="24"/>
          <w:szCs w:val="24"/>
        </w:rPr>
        <w:t>以前称为</w:t>
      </w:r>
      <w:r w:rsidRPr="00FA7A52">
        <w:rPr>
          <w:rFonts w:ascii="Times New Roman" w:hAnsi="Times New Roman" w:cs="Times New Roman"/>
          <w:sz w:val="24"/>
          <w:szCs w:val="24"/>
        </w:rPr>
        <w:t>J2ME</w:t>
      </w:r>
      <w:r w:rsidR="00357BF7">
        <w:rPr>
          <w:rFonts w:ascii="Times New Roman" w:hAnsi="Times New Roman" w:cs="Times New Roman"/>
          <w:sz w:val="24"/>
          <w:szCs w:val="24"/>
        </w:rPr>
        <w:t>，</w:t>
      </w:r>
      <w:r w:rsidR="00357BF7">
        <w:rPr>
          <w:rFonts w:ascii="Times New Roman" w:hAnsi="Times New Roman" w:cs="Times New Roman" w:hint="eastAsia"/>
          <w:sz w:val="24"/>
          <w:szCs w:val="24"/>
        </w:rPr>
        <w:t>又叫</w:t>
      </w:r>
      <w:r w:rsidR="000E4584" w:rsidRPr="00FA7A52">
        <w:rPr>
          <w:rFonts w:ascii="Times New Roman" w:hAnsi="Times New Roman" w:cs="Times New Roman"/>
          <w:sz w:val="24"/>
          <w:szCs w:val="24"/>
        </w:rPr>
        <w:t>K-</w:t>
      </w:r>
      <w:r w:rsidRPr="00FA7A52">
        <w:rPr>
          <w:rFonts w:ascii="Times New Roman" w:hAnsi="Times New Roman" w:cs="Times New Roman"/>
          <w:sz w:val="24"/>
          <w:szCs w:val="24"/>
        </w:rPr>
        <w:t>JAVA</w:t>
      </w:r>
      <w:r w:rsidRPr="00FA7A52">
        <w:rPr>
          <w:rFonts w:ascii="Times New Roman" w:hAnsi="Times New Roman" w:cs="Times New Roman"/>
          <w:sz w:val="24"/>
          <w:szCs w:val="24"/>
        </w:rPr>
        <w:t>。</w:t>
      </w:r>
      <w:r w:rsidR="00357BF7">
        <w:rPr>
          <w:rFonts w:ascii="Times New Roman" w:hAnsi="Times New Roman" w:cs="Times New Roman" w:hint="eastAsia"/>
          <w:sz w:val="24"/>
          <w:szCs w:val="24"/>
        </w:rPr>
        <w:t>它是一种</w:t>
      </w:r>
      <w:r w:rsidR="003E0849">
        <w:rPr>
          <w:rFonts w:ascii="Times New Roman" w:hAnsi="Times New Roman" w:cs="Times New Roman" w:hint="eastAsia"/>
          <w:sz w:val="24"/>
          <w:szCs w:val="24"/>
        </w:rPr>
        <w:t>经过</w:t>
      </w:r>
      <w:r w:rsidR="00357BF7">
        <w:rPr>
          <w:rFonts w:ascii="Times New Roman" w:hAnsi="Times New Roman" w:cs="Times New Roman" w:hint="eastAsia"/>
          <w:sz w:val="24"/>
          <w:szCs w:val="24"/>
        </w:rPr>
        <w:t>优化的</w:t>
      </w:r>
      <w:r w:rsidR="00357BF7">
        <w:rPr>
          <w:rFonts w:ascii="Times New Roman" w:hAnsi="Times New Roman" w:cs="Times New Roman" w:hint="eastAsia"/>
          <w:sz w:val="24"/>
          <w:szCs w:val="24"/>
        </w:rPr>
        <w:t>Java</w:t>
      </w:r>
      <w:r w:rsidR="000E6C81">
        <w:rPr>
          <w:rFonts w:ascii="Times New Roman" w:hAnsi="Times New Roman" w:cs="Times New Roman" w:hint="eastAsia"/>
          <w:sz w:val="24"/>
          <w:szCs w:val="24"/>
        </w:rPr>
        <w:t>环境</w:t>
      </w:r>
      <w:r w:rsidR="00357BF7">
        <w:rPr>
          <w:rFonts w:ascii="Times New Roman" w:hAnsi="Times New Roman" w:cs="Times New Roman" w:hint="eastAsia"/>
          <w:sz w:val="24"/>
          <w:szCs w:val="24"/>
        </w:rPr>
        <w:t>，</w:t>
      </w:r>
      <w:r w:rsidR="000E6C81" w:rsidRPr="000E6C81">
        <w:rPr>
          <w:rFonts w:ascii="Times New Roman" w:hAnsi="Times New Roman" w:cs="Times New Roman" w:hint="eastAsia"/>
          <w:sz w:val="24"/>
          <w:szCs w:val="24"/>
        </w:rPr>
        <w:t>Java ME</w:t>
      </w:r>
      <w:r w:rsidR="003E0849">
        <w:rPr>
          <w:rFonts w:ascii="Times New Roman" w:hAnsi="Times New Roman" w:cs="Times New Roman" w:hint="eastAsia"/>
          <w:sz w:val="24"/>
          <w:szCs w:val="24"/>
        </w:rPr>
        <w:t>使</w:t>
      </w:r>
      <w:r w:rsidR="000E6C81" w:rsidRPr="000E6C81">
        <w:rPr>
          <w:rFonts w:ascii="Times New Roman" w:hAnsi="Times New Roman" w:cs="Times New Roman" w:hint="eastAsia"/>
          <w:sz w:val="24"/>
          <w:szCs w:val="24"/>
        </w:rPr>
        <w:t>Java</w:t>
      </w:r>
      <w:r w:rsidR="000E6C81" w:rsidRPr="000E6C81">
        <w:rPr>
          <w:rFonts w:ascii="Times New Roman" w:hAnsi="Times New Roman" w:cs="Times New Roman" w:hint="eastAsia"/>
          <w:sz w:val="24"/>
          <w:szCs w:val="24"/>
        </w:rPr>
        <w:t>程序能够在手机、机顶盒、</w:t>
      </w:r>
      <w:r w:rsidR="000E6C81" w:rsidRPr="000E6C81">
        <w:rPr>
          <w:rFonts w:ascii="Times New Roman" w:hAnsi="Times New Roman" w:cs="Times New Roman" w:hint="eastAsia"/>
          <w:sz w:val="24"/>
          <w:szCs w:val="24"/>
        </w:rPr>
        <w:t>PDA</w:t>
      </w:r>
      <w:r w:rsidR="000E6C81" w:rsidRPr="000E6C81">
        <w:rPr>
          <w:rFonts w:ascii="Times New Roman" w:hAnsi="Times New Roman" w:cs="Times New Roman" w:hint="eastAsia"/>
          <w:sz w:val="24"/>
          <w:szCs w:val="24"/>
        </w:rPr>
        <w:t>等消费类电子产品上运行</w:t>
      </w:r>
      <w:r w:rsidR="00357BF7">
        <w:rPr>
          <w:rFonts w:ascii="Times New Roman" w:hAnsi="Times New Roman" w:cs="Times New Roman" w:hint="eastAsia"/>
          <w:sz w:val="24"/>
          <w:szCs w:val="24"/>
        </w:rPr>
        <w:t>。</w:t>
      </w:r>
      <w:r w:rsidR="003E0849">
        <w:rPr>
          <w:rFonts w:ascii="Times New Roman" w:hAnsi="Times New Roman" w:cs="Times New Roman" w:hint="eastAsia"/>
          <w:sz w:val="24"/>
          <w:szCs w:val="24"/>
        </w:rPr>
        <w:t>它包含灵活的用户使用界面、优秀的安全模型</w:t>
      </w:r>
      <w:r w:rsidR="00951381">
        <w:rPr>
          <w:rFonts w:ascii="Times New Roman" w:hAnsi="Times New Roman" w:cs="Times New Roman" w:hint="eastAsia"/>
          <w:sz w:val="24"/>
          <w:szCs w:val="24"/>
        </w:rPr>
        <w:t>、大量的内置网络协议。以</w:t>
      </w:r>
      <w:r w:rsidR="00951381">
        <w:rPr>
          <w:rFonts w:ascii="Times New Roman" w:hAnsi="Times New Roman" w:cs="Times New Roman" w:hint="eastAsia"/>
          <w:sz w:val="24"/>
          <w:szCs w:val="24"/>
        </w:rPr>
        <w:t>Java ME</w:t>
      </w:r>
      <w:r w:rsidR="00951381">
        <w:rPr>
          <w:rFonts w:ascii="Times New Roman" w:hAnsi="Times New Roman" w:cs="Times New Roman" w:hint="eastAsia"/>
          <w:sz w:val="24"/>
          <w:szCs w:val="24"/>
        </w:rPr>
        <w:t>为规范的应用程序仅仅需要编写一次就可以实现在许多设备上应用，并且能够利用每个设备的本机功能。</w:t>
      </w:r>
    </w:p>
    <w:p w:rsidR="00684EA0" w:rsidRPr="00FA7A52" w:rsidRDefault="00EC34B8"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Java</w:t>
      </w:r>
      <w:r w:rsidRPr="00FA7A52">
        <w:rPr>
          <w:rFonts w:ascii="Times New Roman" w:hAnsi="Times New Roman" w:cs="Times New Roman"/>
          <w:sz w:val="24"/>
          <w:szCs w:val="24"/>
        </w:rPr>
        <w:t>语言的广泛应用与它的密切相关，下面列出</w:t>
      </w:r>
      <w:r w:rsidRPr="00FA7A52">
        <w:rPr>
          <w:rFonts w:ascii="Times New Roman" w:hAnsi="Times New Roman" w:cs="Times New Roman"/>
          <w:sz w:val="24"/>
          <w:szCs w:val="24"/>
        </w:rPr>
        <w:t>Java</w:t>
      </w:r>
      <w:r w:rsidRPr="00FA7A52">
        <w:rPr>
          <w:rFonts w:ascii="Times New Roman" w:hAnsi="Times New Roman" w:cs="Times New Roman"/>
          <w:sz w:val="24"/>
          <w:szCs w:val="24"/>
        </w:rPr>
        <w:t>语言具有的一些特点：跨平台、面向对象、使用简单、强大的网络功能、解释性、高性能、健壮性、分布式计算、安全性、多线程和动态性。</w:t>
      </w:r>
    </w:p>
    <w:p w:rsidR="00EC34B8" w:rsidRPr="00FA7A52" w:rsidRDefault="0096268B"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Pr>
          <w:rFonts w:ascii="Times New Roman" w:eastAsiaTheme="minorEastAsia" w:hAnsi="Times New Roman" w:cs="Times New Roman" w:hint="eastAsia"/>
        </w:rPr>
        <w:t>Java</w:t>
      </w:r>
      <w:r>
        <w:rPr>
          <w:rFonts w:ascii="Times New Roman" w:eastAsiaTheme="minorEastAsia" w:hAnsi="Times New Roman" w:cs="Times New Roman" w:hint="eastAsia"/>
        </w:rPr>
        <w:t>与</w:t>
      </w:r>
      <w:r>
        <w:rPr>
          <w:rFonts w:ascii="Times New Roman" w:eastAsiaTheme="minorEastAsia" w:hAnsi="Times New Roman" w:cs="Times New Roman" w:hint="eastAsia"/>
        </w:rPr>
        <w:t>C++</w:t>
      </w:r>
      <w:r>
        <w:rPr>
          <w:rFonts w:ascii="Times New Roman" w:eastAsiaTheme="minorEastAsia" w:hAnsi="Times New Roman" w:cs="Times New Roman" w:hint="eastAsia"/>
        </w:rPr>
        <w:t>有密切的联系，</w:t>
      </w:r>
      <w:r>
        <w:rPr>
          <w:rFonts w:ascii="Times New Roman" w:eastAsiaTheme="minorEastAsia" w:hAnsi="Times New Roman" w:cs="Times New Roman" w:hint="eastAsia"/>
        </w:rPr>
        <w:t>Java</w:t>
      </w:r>
      <w:r>
        <w:rPr>
          <w:rFonts w:ascii="Times New Roman" w:eastAsiaTheme="minorEastAsia" w:hAnsi="Times New Roman" w:cs="Times New Roman" w:hint="eastAsia"/>
        </w:rPr>
        <w:t>建立在</w:t>
      </w:r>
      <w:r>
        <w:rPr>
          <w:rFonts w:ascii="Times New Roman" w:eastAsiaTheme="minorEastAsia" w:hAnsi="Times New Roman" w:cs="Times New Roman" w:hint="eastAsia"/>
        </w:rPr>
        <w:t>C</w:t>
      </w:r>
      <w:r>
        <w:rPr>
          <w:rFonts w:ascii="Times New Roman" w:eastAsiaTheme="minorEastAsia" w:hAnsi="Times New Roman" w:cs="Times New Roman" w:hint="eastAsia"/>
        </w:rPr>
        <w:t>和</w:t>
      </w:r>
      <w:r>
        <w:rPr>
          <w:rFonts w:ascii="Times New Roman" w:eastAsiaTheme="minorEastAsia" w:hAnsi="Times New Roman" w:cs="Times New Roman" w:hint="eastAsia"/>
        </w:rPr>
        <w:t>C++</w:t>
      </w:r>
      <w:r>
        <w:rPr>
          <w:rFonts w:ascii="Times New Roman" w:eastAsiaTheme="minorEastAsia" w:hAnsi="Times New Roman" w:cs="Times New Roman" w:hint="eastAsia"/>
        </w:rPr>
        <w:t>丰富的基础之上。</w:t>
      </w:r>
      <w:r>
        <w:rPr>
          <w:rFonts w:ascii="Times New Roman" w:eastAsiaTheme="minorEastAsia" w:hAnsi="Times New Roman" w:cs="Times New Roman" w:hint="eastAsia"/>
        </w:rPr>
        <w:t>Java</w:t>
      </w:r>
      <w:r>
        <w:rPr>
          <w:rFonts w:ascii="Times New Roman" w:eastAsiaTheme="minorEastAsia" w:hAnsi="Times New Roman" w:cs="Times New Roman" w:hint="eastAsia"/>
        </w:rPr>
        <w:t>的语法是从</w:t>
      </w:r>
      <w:r>
        <w:rPr>
          <w:rFonts w:ascii="Times New Roman" w:eastAsiaTheme="minorEastAsia" w:hAnsi="Times New Roman" w:cs="Times New Roman" w:hint="eastAsia"/>
        </w:rPr>
        <w:t>C</w:t>
      </w:r>
      <w:r>
        <w:rPr>
          <w:rFonts w:ascii="Times New Roman" w:eastAsiaTheme="minorEastAsia" w:hAnsi="Times New Roman" w:cs="Times New Roman" w:hint="eastAsia"/>
        </w:rPr>
        <w:t>继承来的，它的面向对象的特性改编自</w:t>
      </w:r>
      <w:r>
        <w:rPr>
          <w:rFonts w:ascii="Times New Roman" w:eastAsiaTheme="minorEastAsia" w:hAnsi="Times New Roman" w:cs="Times New Roman" w:hint="eastAsia"/>
        </w:rPr>
        <w:t>C++</w:t>
      </w:r>
      <w:r w:rsidR="00D4762C">
        <w:rPr>
          <w:rFonts w:ascii="Times New Roman" w:eastAsiaTheme="minorEastAsia" w:hAnsi="Times New Roman" w:cs="Times New Roman" w:hint="eastAsia"/>
        </w:rPr>
        <w:t>。但是，</w:t>
      </w:r>
      <w:r w:rsidR="00D4762C">
        <w:rPr>
          <w:rFonts w:ascii="Times New Roman" w:eastAsiaTheme="minorEastAsia" w:hAnsi="Times New Roman" w:cs="Times New Roman" w:hint="eastAsia"/>
        </w:rPr>
        <w:t>J</w:t>
      </w:r>
      <w:r w:rsidR="00D4762C">
        <w:rPr>
          <w:rFonts w:ascii="Times New Roman" w:eastAsiaTheme="minorEastAsia" w:hAnsi="Times New Roman" w:cs="Times New Roman"/>
        </w:rPr>
        <w:t>a</w:t>
      </w:r>
      <w:r w:rsidR="00D4762C">
        <w:rPr>
          <w:rFonts w:ascii="Times New Roman" w:eastAsiaTheme="minorEastAsia" w:hAnsi="Times New Roman" w:cs="Times New Roman" w:hint="eastAsia"/>
        </w:rPr>
        <w:t>va</w:t>
      </w:r>
      <w:r w:rsidR="00D4762C">
        <w:rPr>
          <w:rFonts w:ascii="Times New Roman" w:eastAsiaTheme="minorEastAsia" w:hAnsi="Times New Roman" w:cs="Times New Roman" w:hint="eastAsia"/>
        </w:rPr>
        <w:t>相对于</w:t>
      </w:r>
      <w:r w:rsidR="00D4762C">
        <w:rPr>
          <w:rFonts w:ascii="Times New Roman" w:eastAsiaTheme="minorEastAsia" w:hAnsi="Times New Roman" w:cs="Times New Roman" w:hint="eastAsia"/>
        </w:rPr>
        <w:t>C++</w:t>
      </w:r>
      <w:r w:rsidR="00D4762C">
        <w:rPr>
          <w:rFonts w:ascii="Times New Roman" w:eastAsiaTheme="minorEastAsia" w:hAnsi="Times New Roman" w:cs="Times New Roman" w:hint="eastAsia"/>
        </w:rPr>
        <w:t>的一些改进是，去掉了</w:t>
      </w:r>
      <w:r w:rsidR="00D4762C">
        <w:rPr>
          <w:rFonts w:ascii="Times New Roman" w:eastAsiaTheme="minorEastAsia" w:hAnsi="Times New Roman" w:cs="Times New Roman" w:hint="eastAsia"/>
        </w:rPr>
        <w:t>C++</w:t>
      </w:r>
      <w:r w:rsidR="00D4762C">
        <w:rPr>
          <w:rFonts w:ascii="Times New Roman" w:eastAsiaTheme="minorEastAsia" w:hAnsi="Times New Roman" w:cs="Times New Roman" w:hint="eastAsia"/>
        </w:rPr>
        <w:t>中一些相对复杂的机制，如多重继承。这样，使的</w:t>
      </w:r>
      <w:r w:rsidR="00D4762C">
        <w:rPr>
          <w:rFonts w:ascii="Times New Roman" w:eastAsiaTheme="minorEastAsia" w:hAnsi="Times New Roman" w:cs="Times New Roman" w:hint="eastAsia"/>
        </w:rPr>
        <w:t>Java</w:t>
      </w:r>
      <w:r w:rsidR="00D4762C">
        <w:rPr>
          <w:rFonts w:ascii="Times New Roman" w:eastAsiaTheme="minorEastAsia" w:hAnsi="Times New Roman" w:cs="Times New Roman" w:hint="eastAsia"/>
        </w:rPr>
        <w:t>语言是很简单的。编程简单，具有安全性和可移植性，这是</w:t>
      </w:r>
      <w:r w:rsidR="00D4762C">
        <w:rPr>
          <w:rFonts w:ascii="Times New Roman" w:eastAsiaTheme="minorEastAsia" w:hAnsi="Times New Roman" w:cs="Times New Roman" w:hint="eastAsia"/>
        </w:rPr>
        <w:t>Java</w:t>
      </w:r>
      <w:r w:rsidR="00D4762C">
        <w:rPr>
          <w:rFonts w:ascii="Times New Roman" w:eastAsiaTheme="minorEastAsia" w:hAnsi="Times New Roman" w:cs="Times New Roman" w:hint="eastAsia"/>
        </w:rPr>
        <w:t>最主要的特点。与</w:t>
      </w:r>
      <w:r w:rsidR="00D4762C">
        <w:rPr>
          <w:rFonts w:ascii="Times New Roman" w:eastAsiaTheme="minorEastAsia" w:hAnsi="Times New Roman" w:cs="Times New Roman" w:hint="eastAsia"/>
        </w:rPr>
        <w:t>C++</w:t>
      </w:r>
      <w:r w:rsidR="00D4762C">
        <w:rPr>
          <w:rFonts w:ascii="Times New Roman" w:eastAsiaTheme="minorEastAsia" w:hAnsi="Times New Roman" w:cs="Times New Roman" w:hint="eastAsia"/>
        </w:rPr>
        <w:t>相比，</w:t>
      </w:r>
      <w:r w:rsidR="00D4762C">
        <w:rPr>
          <w:rFonts w:ascii="Times New Roman" w:eastAsiaTheme="minorEastAsia" w:hAnsi="Times New Roman" w:cs="Times New Roman" w:hint="eastAsia"/>
        </w:rPr>
        <w:t>Java</w:t>
      </w:r>
      <w:r w:rsidR="00D4762C">
        <w:rPr>
          <w:rFonts w:ascii="Times New Roman" w:eastAsiaTheme="minorEastAsia" w:hAnsi="Times New Roman" w:cs="Times New Roman" w:hint="eastAsia"/>
        </w:rPr>
        <w:t>的执行速度要慢，因为它是解释性的。所以，如果要完成一些实时性的系统，首先考虑选择</w:t>
      </w:r>
      <w:r w:rsidR="00D4762C">
        <w:rPr>
          <w:rFonts w:ascii="Times New Roman" w:eastAsiaTheme="minorEastAsia" w:hAnsi="Times New Roman" w:cs="Times New Roman" w:hint="eastAsia"/>
        </w:rPr>
        <w:t>C++</w:t>
      </w:r>
      <w:r w:rsidR="00D4762C">
        <w:rPr>
          <w:rFonts w:ascii="Times New Roman" w:eastAsiaTheme="minorEastAsia" w:hAnsi="Times New Roman" w:cs="Times New Roman" w:hint="eastAsia"/>
        </w:rPr>
        <w:t>语言。</w:t>
      </w:r>
    </w:p>
    <w:p w:rsidR="00EC34B8" w:rsidRPr="00FA7A52" w:rsidRDefault="00EC34B8"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适用于</w:t>
      </w:r>
      <w:r w:rsidRPr="00FA7A52">
        <w:rPr>
          <w:rFonts w:ascii="Times New Roman" w:hAnsi="Times New Roman" w:cs="Times New Roman"/>
          <w:sz w:val="24"/>
          <w:szCs w:val="24"/>
        </w:rPr>
        <w:t>Internet</w:t>
      </w:r>
      <w:r w:rsidR="005A0EAE">
        <w:rPr>
          <w:rFonts w:ascii="Times New Roman" w:hAnsi="Times New Roman" w:cs="Times New Roman" w:hint="eastAsia"/>
          <w:sz w:val="24"/>
          <w:szCs w:val="24"/>
        </w:rPr>
        <w:t>是</w:t>
      </w:r>
      <w:r w:rsidR="005A0EAE">
        <w:rPr>
          <w:rFonts w:ascii="Times New Roman" w:hAnsi="Times New Roman" w:cs="Times New Roman" w:hint="eastAsia"/>
          <w:sz w:val="24"/>
          <w:szCs w:val="24"/>
        </w:rPr>
        <w:t>Java</w:t>
      </w:r>
      <w:r w:rsidR="005A0EAE">
        <w:rPr>
          <w:rFonts w:ascii="Times New Roman" w:hAnsi="Times New Roman" w:cs="Times New Roman" w:hint="eastAsia"/>
          <w:sz w:val="24"/>
          <w:szCs w:val="24"/>
        </w:rPr>
        <w:t>预案一年的</w:t>
      </w:r>
      <w:r w:rsidRPr="00FA7A52">
        <w:rPr>
          <w:rFonts w:ascii="Times New Roman" w:hAnsi="Times New Roman" w:cs="Times New Roman"/>
          <w:sz w:val="24"/>
          <w:szCs w:val="24"/>
        </w:rPr>
        <w:t>的天然属性</w:t>
      </w:r>
      <w:r w:rsidR="005A0EAE">
        <w:rPr>
          <w:rFonts w:ascii="Times New Roman" w:hAnsi="Times New Roman" w:cs="Times New Roman" w:hint="eastAsia"/>
          <w:sz w:val="24"/>
          <w:szCs w:val="24"/>
        </w:rPr>
        <w:t>，加上</w:t>
      </w:r>
      <w:r w:rsidRPr="00FA7A52">
        <w:rPr>
          <w:rFonts w:ascii="Times New Roman" w:hAnsi="Times New Roman" w:cs="Times New Roman"/>
          <w:sz w:val="24"/>
          <w:szCs w:val="24"/>
        </w:rPr>
        <w:t>与平台无关的优点，</w:t>
      </w:r>
      <w:r w:rsidR="005A0EAE">
        <w:rPr>
          <w:rFonts w:ascii="Times New Roman" w:hAnsi="Times New Roman" w:cs="Times New Roman" w:hint="eastAsia"/>
          <w:sz w:val="24"/>
          <w:szCs w:val="24"/>
        </w:rPr>
        <w:t>使得</w:t>
      </w:r>
      <w:r w:rsidR="005A0EAE">
        <w:rPr>
          <w:rFonts w:ascii="Times New Roman" w:hAnsi="Times New Roman" w:cs="Times New Roman" w:hint="eastAsia"/>
          <w:sz w:val="24"/>
          <w:szCs w:val="24"/>
        </w:rPr>
        <w:t>Java</w:t>
      </w:r>
      <w:r w:rsidRPr="00FA7A52">
        <w:rPr>
          <w:rFonts w:ascii="Times New Roman" w:hAnsi="Times New Roman" w:cs="Times New Roman"/>
          <w:sz w:val="24"/>
          <w:szCs w:val="24"/>
        </w:rPr>
        <w:t>在全球云计算和移动互联网的产业环境下，更具备了显著优势和广阔前景。鉴于设计理性知识未来的应用是面向网络的，所以选择</w:t>
      </w:r>
      <w:r w:rsidRPr="00FA7A52">
        <w:rPr>
          <w:rFonts w:ascii="Times New Roman" w:hAnsi="Times New Roman" w:cs="Times New Roman"/>
          <w:sz w:val="24"/>
          <w:szCs w:val="24"/>
        </w:rPr>
        <w:t>Java</w:t>
      </w:r>
      <w:r w:rsidRPr="00FA7A52">
        <w:rPr>
          <w:rFonts w:ascii="Times New Roman" w:hAnsi="Times New Roman" w:cs="Times New Roman"/>
          <w:sz w:val="24"/>
          <w:szCs w:val="24"/>
        </w:rPr>
        <w:t>作为算法的实</w:t>
      </w:r>
      <w:r w:rsidRPr="00FA7A52">
        <w:rPr>
          <w:rFonts w:ascii="Times New Roman" w:hAnsi="Times New Roman" w:cs="Times New Roman"/>
          <w:sz w:val="24"/>
          <w:szCs w:val="24"/>
        </w:rPr>
        <w:lastRenderedPageBreak/>
        <w:t>现工具。</w:t>
      </w:r>
    </w:p>
    <w:p w:rsidR="00564DEB" w:rsidRPr="00FA7A52" w:rsidRDefault="00684EA0" w:rsidP="00FA7A52">
      <w:pPr>
        <w:pStyle w:val="ZR1"/>
        <w:spacing w:line="360" w:lineRule="auto"/>
        <w:rPr>
          <w:rFonts w:ascii="Times New Roman" w:hAnsi="Times New Roman" w:cs="Times New Roman"/>
        </w:rPr>
      </w:pPr>
      <w:bookmarkStart w:id="21" w:name="_Toc420936252"/>
      <w:r w:rsidRPr="00FA7A52">
        <w:rPr>
          <w:rFonts w:ascii="Times New Roman" w:hAnsi="Times New Roman" w:cs="Times New Roman"/>
        </w:rPr>
        <w:t>小结</w:t>
      </w:r>
      <w:bookmarkEnd w:id="21"/>
    </w:p>
    <w:p w:rsidR="00592559" w:rsidRDefault="00131E12"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本章完成了对设计人员需求的分析，根据需求提出了程序算法所应实现的功能，同时也提出了程序算法的实现以及验证方案，包括用设计理性工具构建录入半盒件模具设计的设计理性知识模型，提出了基于</w:t>
      </w:r>
      <w:r w:rsidRPr="00FA7A52">
        <w:rPr>
          <w:rFonts w:ascii="Times New Roman" w:eastAsiaTheme="minorEastAsia" w:hAnsi="Times New Roman" w:cs="Times New Roman"/>
        </w:rPr>
        <w:t>Java</w:t>
      </w:r>
      <w:r w:rsidRPr="00FA7A52">
        <w:rPr>
          <w:rFonts w:ascii="Times New Roman" w:eastAsiaTheme="minorEastAsia" w:hAnsi="Times New Roman" w:cs="Times New Roman"/>
        </w:rPr>
        <w:t>的算法实现方案，还有对程序算法的验证方案。</w:t>
      </w: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0E6C81" w:rsidRDefault="000E6C81"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0E6C81" w:rsidRDefault="000E6C81"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0E6C81" w:rsidRDefault="000E6C81"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Pr="00FA7A52"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592559" w:rsidRPr="00FA7A52" w:rsidRDefault="007C21DB" w:rsidP="00FA7A52">
      <w:pPr>
        <w:pStyle w:val="ZR0"/>
        <w:spacing w:line="360" w:lineRule="auto"/>
        <w:rPr>
          <w:rFonts w:ascii="Times New Roman" w:hAnsi="Times New Roman" w:cs="Times New Roman"/>
        </w:rPr>
      </w:pPr>
      <w:bookmarkStart w:id="22" w:name="_Toc420936253"/>
      <w:r w:rsidRPr="00FA7A52">
        <w:rPr>
          <w:rFonts w:ascii="Times New Roman" w:hAnsi="Times New Roman" w:cs="Times New Roman"/>
        </w:rPr>
        <w:t>设计理性</w:t>
      </w:r>
      <w:r w:rsidR="00B73859" w:rsidRPr="00FA7A52">
        <w:rPr>
          <w:rFonts w:ascii="Times New Roman" w:hAnsi="Times New Roman" w:cs="Times New Roman"/>
        </w:rPr>
        <w:t>知识</w:t>
      </w:r>
      <w:r w:rsidRPr="00FA7A52">
        <w:rPr>
          <w:rFonts w:ascii="Times New Roman" w:hAnsi="Times New Roman" w:cs="Times New Roman"/>
        </w:rPr>
        <w:t>建模</w:t>
      </w:r>
      <w:bookmarkEnd w:id="22"/>
    </w:p>
    <w:p w:rsidR="00131E12" w:rsidRPr="00FA7A52" w:rsidRDefault="002E761E" w:rsidP="00FA7A52">
      <w:pPr>
        <w:pStyle w:val="ZR1"/>
        <w:spacing w:line="360" w:lineRule="auto"/>
        <w:rPr>
          <w:rFonts w:ascii="Times New Roman" w:hAnsi="Times New Roman" w:cs="Times New Roman"/>
        </w:rPr>
      </w:pPr>
      <w:bookmarkStart w:id="23" w:name="_Toc420936254"/>
      <w:r w:rsidRPr="00FA7A52">
        <w:rPr>
          <w:rFonts w:ascii="Times New Roman" w:hAnsi="Times New Roman" w:cs="Times New Roman"/>
        </w:rPr>
        <w:t>概述</w:t>
      </w:r>
      <w:bookmarkEnd w:id="23"/>
    </w:p>
    <w:p w:rsidR="00592559" w:rsidRPr="00FA7A52" w:rsidRDefault="0059255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在确定系统总体设计之后，本章主要建立设计理性知识模型。</w:t>
      </w:r>
      <w:r w:rsidR="007A7671" w:rsidRPr="00FA7A52">
        <w:rPr>
          <w:rFonts w:ascii="Times New Roman" w:eastAsiaTheme="minorEastAsia" w:hAnsi="Times New Roman" w:cs="Times New Roman"/>
        </w:rPr>
        <w:t>由于本文的建模是基于本实验室已有的设计理性工具（</w:t>
      </w:r>
      <w:proofErr w:type="spellStart"/>
      <w:r w:rsidR="007A7671" w:rsidRPr="00FA7A52">
        <w:rPr>
          <w:rFonts w:ascii="Times New Roman" w:eastAsiaTheme="minorEastAsia" w:hAnsi="Times New Roman" w:cs="Times New Roman"/>
        </w:rPr>
        <w:t>DRTool</w:t>
      </w:r>
      <w:proofErr w:type="spellEnd"/>
      <w:r w:rsidR="007A7671" w:rsidRPr="00FA7A52">
        <w:rPr>
          <w:rFonts w:ascii="Times New Roman" w:eastAsiaTheme="minorEastAsia" w:hAnsi="Times New Roman" w:cs="Times New Roman"/>
        </w:rPr>
        <w:t>）进行，而设计理性工具可以很方便快捷的将</w:t>
      </w:r>
      <w:r w:rsidR="003B6092" w:rsidRPr="00FA7A52">
        <w:rPr>
          <w:rFonts w:ascii="Times New Roman" w:eastAsiaTheme="minorEastAsia" w:hAnsi="Times New Roman" w:cs="Times New Roman"/>
        </w:rPr>
        <w:t>设计理性模型实例保存为</w:t>
      </w:r>
      <w:r w:rsidR="003B6092" w:rsidRPr="00FA7A52">
        <w:rPr>
          <w:rFonts w:ascii="Times New Roman" w:eastAsiaTheme="minorEastAsia" w:hAnsi="Times New Roman" w:cs="Times New Roman"/>
        </w:rPr>
        <w:t>XML</w:t>
      </w:r>
      <w:r w:rsidR="003B6092" w:rsidRPr="00FA7A52">
        <w:rPr>
          <w:rFonts w:ascii="Times New Roman" w:eastAsiaTheme="minorEastAsia" w:hAnsi="Times New Roman" w:cs="Times New Roman"/>
        </w:rPr>
        <w:t>文件，所以选择用</w:t>
      </w:r>
      <w:r w:rsidR="003B6092" w:rsidRPr="00FA7A52">
        <w:rPr>
          <w:rFonts w:ascii="Times New Roman" w:eastAsiaTheme="minorEastAsia" w:hAnsi="Times New Roman" w:cs="Times New Roman"/>
        </w:rPr>
        <w:t>XML</w:t>
      </w:r>
      <w:r w:rsidR="003B6092" w:rsidRPr="00FA7A52">
        <w:rPr>
          <w:rFonts w:ascii="Times New Roman" w:eastAsiaTheme="minorEastAsia" w:hAnsi="Times New Roman" w:cs="Times New Roman"/>
        </w:rPr>
        <w:t>来描述半盒件模具设计的设计理性知识模型实例，为设计理性知识模型主脉络提取算法的验证做准备。</w:t>
      </w:r>
    </w:p>
    <w:p w:rsidR="00A455A2" w:rsidRPr="00FA7A52" w:rsidRDefault="003B6092" w:rsidP="00FA7A52">
      <w:pPr>
        <w:pStyle w:val="ZR1"/>
        <w:spacing w:line="360" w:lineRule="auto"/>
        <w:rPr>
          <w:rFonts w:ascii="Times New Roman" w:hAnsi="Times New Roman" w:cs="Times New Roman"/>
        </w:rPr>
      </w:pPr>
      <w:bookmarkStart w:id="24" w:name="_Toc420936255"/>
      <w:r w:rsidRPr="00FA7A52">
        <w:rPr>
          <w:rFonts w:ascii="Times New Roman" w:hAnsi="Times New Roman" w:cs="Times New Roman"/>
        </w:rPr>
        <w:t>可扩展标记语言</w:t>
      </w:r>
      <w:r w:rsidRPr="00FA7A52">
        <w:rPr>
          <w:rFonts w:ascii="Times New Roman" w:hAnsi="Times New Roman" w:cs="Times New Roman"/>
        </w:rPr>
        <w:t>—XML</w:t>
      </w:r>
      <w:r w:rsidRPr="00FA7A52">
        <w:rPr>
          <w:rFonts w:ascii="Times New Roman" w:hAnsi="Times New Roman" w:cs="Times New Roman"/>
        </w:rPr>
        <w:t>（</w:t>
      </w:r>
      <w:proofErr w:type="spellStart"/>
      <w:r w:rsidRPr="00FA7A52">
        <w:rPr>
          <w:rFonts w:ascii="Times New Roman" w:hAnsi="Times New Roman" w:cs="Times New Roman"/>
        </w:rPr>
        <w:t>eXtensible</w:t>
      </w:r>
      <w:proofErr w:type="spellEnd"/>
      <w:r w:rsidRPr="00FA7A52">
        <w:rPr>
          <w:rFonts w:ascii="Times New Roman" w:hAnsi="Times New Roman" w:cs="Times New Roman"/>
        </w:rPr>
        <w:t xml:space="preserve"> Markup Language</w:t>
      </w:r>
      <w:r w:rsidRPr="00FA7A52">
        <w:rPr>
          <w:rFonts w:ascii="Times New Roman" w:hAnsi="Times New Roman" w:cs="Times New Roman"/>
        </w:rPr>
        <w:t>）</w:t>
      </w:r>
      <w:bookmarkEnd w:id="24"/>
    </w:p>
    <w:p w:rsidR="003B6092" w:rsidRDefault="003B6092"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可扩展标记语言（</w:t>
      </w:r>
      <w:r w:rsidRPr="00FA7A52">
        <w:rPr>
          <w:rFonts w:ascii="Times New Roman" w:eastAsiaTheme="minorEastAsia" w:hAnsi="Times New Roman" w:cs="Times New Roman"/>
        </w:rPr>
        <w:t>XML</w:t>
      </w:r>
      <w:r w:rsidRPr="00FA7A52">
        <w:rPr>
          <w:rFonts w:ascii="Times New Roman" w:eastAsiaTheme="minorEastAsia" w:hAnsi="Times New Roman" w:cs="Times New Roman"/>
        </w:rPr>
        <w:t>）</w:t>
      </w:r>
      <w:r w:rsidR="006419B1" w:rsidRPr="00FA7A52">
        <w:rPr>
          <w:rFonts w:ascii="Times New Roman" w:eastAsiaTheme="minorEastAsia" w:hAnsi="Times New Roman" w:cs="Times New Roman"/>
        </w:rPr>
        <w:t>，</w:t>
      </w:r>
      <w:r w:rsidR="00595C27">
        <w:rPr>
          <w:rFonts w:ascii="Times New Roman" w:eastAsiaTheme="minorEastAsia" w:hAnsi="Times New Roman" w:cs="Times New Roman" w:hint="eastAsia"/>
        </w:rPr>
        <w:t>是一种描述信息的标记语言，</w:t>
      </w:r>
      <w:r w:rsidR="000E6C81">
        <w:rPr>
          <w:rFonts w:ascii="Times New Roman" w:eastAsiaTheme="minorEastAsia" w:hAnsi="Times New Roman" w:cs="Times New Roman" w:hint="eastAsia"/>
        </w:rPr>
        <w:t>它非常简单，</w:t>
      </w:r>
      <w:r w:rsidR="00595C27">
        <w:rPr>
          <w:rFonts w:ascii="Times New Roman" w:eastAsiaTheme="minorEastAsia" w:hAnsi="Times New Roman" w:cs="Times New Roman" w:hint="eastAsia"/>
        </w:rPr>
        <w:t>与使用它的应用程序无关；而其他的标记语言需要特定的应用程序才可以使用。</w:t>
      </w:r>
    </w:p>
    <w:p w:rsidR="00595C27" w:rsidRPr="00595C27" w:rsidRDefault="00595C27"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Pr>
          <w:rFonts w:ascii="Times New Roman" w:eastAsiaTheme="minorEastAsia" w:hAnsi="Times New Roman" w:cs="Times New Roman" w:hint="eastAsia"/>
        </w:rPr>
        <w:t>HTML</w:t>
      </w:r>
      <w:r>
        <w:rPr>
          <w:rFonts w:ascii="Times New Roman" w:eastAsiaTheme="minorEastAsia" w:hAnsi="Times New Roman" w:cs="Times New Roman" w:hint="eastAsia"/>
        </w:rPr>
        <w:t>，</w:t>
      </w:r>
      <w:proofErr w:type="spellStart"/>
      <w:r>
        <w:rPr>
          <w:rFonts w:ascii="Times New Roman" w:eastAsiaTheme="minorEastAsia" w:hAnsi="Times New Roman" w:cs="Times New Roman" w:hint="eastAsia"/>
        </w:rPr>
        <w:t>VioceXML</w:t>
      </w:r>
      <w:proofErr w:type="spellEnd"/>
      <w:r>
        <w:rPr>
          <w:rFonts w:ascii="Times New Roman" w:eastAsiaTheme="minorEastAsia" w:hAnsi="Times New Roman" w:cs="Times New Roman" w:hint="eastAsia"/>
        </w:rPr>
        <w:t>，</w:t>
      </w:r>
      <w:r>
        <w:rPr>
          <w:rFonts w:ascii="Times New Roman" w:eastAsiaTheme="minorEastAsia" w:hAnsi="Times New Roman" w:cs="Times New Roman" w:hint="eastAsia"/>
        </w:rPr>
        <w:t>Word</w:t>
      </w:r>
      <w:r>
        <w:rPr>
          <w:rFonts w:ascii="Times New Roman" w:eastAsiaTheme="minorEastAsia" w:hAnsi="Times New Roman" w:cs="Times New Roman" w:hint="eastAsia"/>
        </w:rPr>
        <w:t>和</w:t>
      </w:r>
      <w:r>
        <w:rPr>
          <w:rFonts w:ascii="Times New Roman" w:eastAsiaTheme="minorEastAsia" w:hAnsi="Times New Roman" w:cs="Times New Roman" w:hint="eastAsia"/>
        </w:rPr>
        <w:t>Excel</w:t>
      </w:r>
      <w:r>
        <w:rPr>
          <w:rFonts w:ascii="Times New Roman" w:eastAsiaTheme="minorEastAsia" w:hAnsi="Times New Roman" w:cs="Times New Roman" w:hint="eastAsia"/>
        </w:rPr>
        <w:t>都是使用标记语言所需的特定应用程序的文件格式或类型。需要特定的应用程序的原因之一是这些标记语言的结构已经定义好并且不能改变</w:t>
      </w:r>
      <w:r w:rsidR="00EF3757">
        <w:rPr>
          <w:rFonts w:ascii="Times New Roman" w:eastAsiaTheme="minorEastAsia" w:hAnsi="Times New Roman" w:cs="Times New Roman" w:hint="eastAsia"/>
        </w:rPr>
        <w:t>。尽管</w:t>
      </w:r>
      <w:r w:rsidR="00EF3757">
        <w:rPr>
          <w:rFonts w:ascii="Times New Roman" w:eastAsiaTheme="minorEastAsia" w:hAnsi="Times New Roman" w:cs="Times New Roman" w:hint="eastAsia"/>
        </w:rPr>
        <w:t>HTML</w:t>
      </w:r>
      <w:r w:rsidR="00EF3757">
        <w:rPr>
          <w:rFonts w:ascii="Times New Roman" w:eastAsiaTheme="minorEastAsia" w:hAnsi="Times New Roman" w:cs="Times New Roman" w:hint="eastAsia"/>
        </w:rPr>
        <w:t>和</w:t>
      </w:r>
      <w:proofErr w:type="spellStart"/>
      <w:r w:rsidR="00EF3757">
        <w:rPr>
          <w:rFonts w:ascii="Times New Roman" w:eastAsiaTheme="minorEastAsia" w:hAnsi="Times New Roman" w:cs="Times New Roman" w:hint="eastAsia"/>
        </w:rPr>
        <w:t>VioceXML</w:t>
      </w:r>
      <w:proofErr w:type="spellEnd"/>
      <w:r w:rsidR="00EF3757">
        <w:rPr>
          <w:rFonts w:ascii="Times New Roman" w:eastAsiaTheme="minorEastAsia" w:hAnsi="Times New Roman" w:cs="Times New Roman" w:hint="eastAsia"/>
        </w:rPr>
        <w:t>的文件结构比</w:t>
      </w:r>
      <w:r w:rsidR="00EF3757">
        <w:rPr>
          <w:rFonts w:ascii="Times New Roman" w:eastAsiaTheme="minorEastAsia" w:hAnsi="Times New Roman" w:cs="Times New Roman" w:hint="eastAsia"/>
        </w:rPr>
        <w:t>Word</w:t>
      </w:r>
      <w:r w:rsidR="00EF3757">
        <w:rPr>
          <w:rFonts w:ascii="Times New Roman" w:eastAsiaTheme="minorEastAsia" w:hAnsi="Times New Roman" w:cs="Times New Roman" w:hint="eastAsia"/>
        </w:rPr>
        <w:t>和</w:t>
      </w:r>
      <w:r w:rsidR="00EF3757">
        <w:rPr>
          <w:rFonts w:ascii="Times New Roman" w:eastAsiaTheme="minorEastAsia" w:hAnsi="Times New Roman" w:cs="Times New Roman" w:hint="eastAsia"/>
        </w:rPr>
        <w:t>Excel</w:t>
      </w:r>
      <w:r w:rsidR="00EF3757">
        <w:rPr>
          <w:rFonts w:ascii="Times New Roman" w:eastAsiaTheme="minorEastAsia" w:hAnsi="Times New Roman" w:cs="Times New Roman" w:hint="eastAsia"/>
        </w:rPr>
        <w:t>的灵活性要高，但是仍然不能添加自定义的元素类型；事实上，类似</w:t>
      </w:r>
      <w:r w:rsidR="00EF3757">
        <w:rPr>
          <w:rFonts w:ascii="Times New Roman" w:eastAsiaTheme="minorEastAsia" w:hAnsi="Times New Roman" w:cs="Times New Roman" w:hint="eastAsia"/>
        </w:rPr>
        <w:t>Word</w:t>
      </w:r>
      <w:r w:rsidR="00EF3757">
        <w:rPr>
          <w:rFonts w:ascii="Times New Roman" w:eastAsiaTheme="minorEastAsia" w:hAnsi="Times New Roman" w:cs="Times New Roman" w:hint="eastAsia"/>
        </w:rPr>
        <w:t>这样的文件类型，不能改变定义文档如何布局的结构。</w:t>
      </w:r>
    </w:p>
    <w:p w:rsidR="000D597C" w:rsidRPr="00FA7A52" w:rsidRDefault="00EF3757"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Pr>
          <w:rFonts w:ascii="Times New Roman" w:eastAsiaTheme="minorEastAsia" w:hAnsi="Times New Roman" w:cs="Times New Roman" w:hint="eastAsia"/>
        </w:rPr>
        <w:t>另一方面，</w:t>
      </w:r>
      <w:r w:rsidR="000D597C" w:rsidRPr="00FA7A52">
        <w:rPr>
          <w:rFonts w:ascii="Times New Roman" w:eastAsiaTheme="minorEastAsia" w:hAnsi="Times New Roman" w:cs="Times New Roman"/>
        </w:rPr>
        <w:t>XML</w:t>
      </w:r>
      <w:r w:rsidR="000D597C" w:rsidRPr="00FA7A52">
        <w:rPr>
          <w:rFonts w:ascii="Times New Roman" w:eastAsiaTheme="minorEastAsia" w:hAnsi="Times New Roman" w:cs="Times New Roman"/>
        </w:rPr>
        <w:t>允许用户创建自己的结构，可以定义自己的标记和属性，从而以一种更有意义的方式描述信息。按照任何希望的方式构造数据的能力，这是</w:t>
      </w:r>
      <w:r w:rsidR="000D597C" w:rsidRPr="00FA7A52">
        <w:rPr>
          <w:rFonts w:ascii="Times New Roman" w:eastAsiaTheme="minorEastAsia" w:hAnsi="Times New Roman" w:cs="Times New Roman"/>
        </w:rPr>
        <w:t>XML</w:t>
      </w:r>
      <w:r w:rsidR="000D597C" w:rsidRPr="00FA7A52">
        <w:rPr>
          <w:rFonts w:ascii="Times New Roman" w:eastAsiaTheme="minorEastAsia" w:hAnsi="Times New Roman" w:cs="Times New Roman"/>
        </w:rPr>
        <w:t>有别于其他语言的最重要的优势之一。</w:t>
      </w:r>
    </w:p>
    <w:p w:rsidR="005A0EAE" w:rsidRPr="005A0EAE" w:rsidRDefault="005A0EAE" w:rsidP="005A0EA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sidR="000E6C81">
        <w:rPr>
          <w:rFonts w:ascii="Times New Roman" w:hAnsi="Times New Roman" w:cs="Times New Roman" w:hint="eastAsia"/>
          <w:sz w:val="24"/>
          <w:szCs w:val="24"/>
        </w:rPr>
        <w:t>文档是由字符数据组成的</w:t>
      </w:r>
      <w:r w:rsidR="0047599F">
        <w:rPr>
          <w:rFonts w:ascii="Times New Roman" w:hAnsi="Times New Roman" w:cs="Times New Roman" w:hint="eastAsia"/>
          <w:sz w:val="24"/>
          <w:szCs w:val="24"/>
        </w:rPr>
        <w:t>。标记能够把字符数据和</w:t>
      </w:r>
      <w:r>
        <w:rPr>
          <w:rFonts w:ascii="Times New Roman" w:hAnsi="Times New Roman" w:cs="Times New Roman" w:hint="eastAsia"/>
          <w:sz w:val="24"/>
          <w:szCs w:val="24"/>
        </w:rPr>
        <w:t>其他</w:t>
      </w:r>
      <w:r w:rsidR="0047599F">
        <w:rPr>
          <w:rFonts w:ascii="Times New Roman" w:hAnsi="Times New Roman" w:cs="Times New Roman" w:hint="eastAsia"/>
          <w:sz w:val="24"/>
          <w:szCs w:val="24"/>
        </w:rPr>
        <w:t>的文件中的字符数据区别划分开来，</w:t>
      </w:r>
      <w:r w:rsidR="000E6C81">
        <w:rPr>
          <w:rFonts w:ascii="Times New Roman" w:hAnsi="Times New Roman" w:cs="Times New Roman" w:hint="eastAsia"/>
          <w:sz w:val="24"/>
          <w:szCs w:val="24"/>
        </w:rPr>
        <w:t>它</w:t>
      </w:r>
      <w:r>
        <w:rPr>
          <w:rFonts w:ascii="Times New Roman" w:hAnsi="Times New Roman" w:cs="Times New Roman" w:hint="eastAsia"/>
          <w:sz w:val="24"/>
          <w:szCs w:val="24"/>
        </w:rPr>
        <w:t>使用标记</w:t>
      </w:r>
      <w:r w:rsidR="000E6C81">
        <w:rPr>
          <w:rFonts w:ascii="Times New Roman" w:hAnsi="Times New Roman" w:cs="Times New Roman" w:hint="eastAsia"/>
          <w:sz w:val="24"/>
          <w:szCs w:val="24"/>
        </w:rPr>
        <w:t>来</w:t>
      </w:r>
      <w:r>
        <w:rPr>
          <w:rFonts w:ascii="Times New Roman" w:hAnsi="Times New Roman" w:cs="Times New Roman" w:hint="eastAsia"/>
          <w:sz w:val="24"/>
          <w:szCs w:val="24"/>
        </w:rPr>
        <w:t>提供一种表示</w:t>
      </w:r>
      <w:r>
        <w:rPr>
          <w:rFonts w:ascii="Times New Roman" w:hAnsi="Times New Roman" w:cs="Times New Roman" w:hint="eastAsia"/>
          <w:sz w:val="24"/>
          <w:szCs w:val="24"/>
        </w:rPr>
        <w:t>XML</w:t>
      </w:r>
      <w:r>
        <w:rPr>
          <w:rFonts w:ascii="Times New Roman" w:hAnsi="Times New Roman" w:cs="Times New Roman" w:hint="eastAsia"/>
          <w:sz w:val="24"/>
          <w:szCs w:val="24"/>
        </w:rPr>
        <w:t>文档结构的机制。如果没有标记，</w:t>
      </w:r>
      <w:r>
        <w:rPr>
          <w:rFonts w:ascii="Times New Roman" w:hAnsi="Times New Roman" w:cs="Times New Roman" w:hint="eastAsia"/>
          <w:sz w:val="24"/>
          <w:szCs w:val="24"/>
        </w:rPr>
        <w:t>XML</w:t>
      </w:r>
      <w:r w:rsidR="0047599F">
        <w:rPr>
          <w:rFonts w:ascii="Times New Roman" w:hAnsi="Times New Roman" w:cs="Times New Roman" w:hint="eastAsia"/>
          <w:sz w:val="24"/>
          <w:szCs w:val="24"/>
        </w:rPr>
        <w:t>文档就和</w:t>
      </w:r>
      <w:r>
        <w:rPr>
          <w:rFonts w:ascii="Times New Roman" w:hAnsi="Times New Roman" w:cs="Times New Roman" w:hint="eastAsia"/>
          <w:sz w:val="24"/>
          <w:szCs w:val="24"/>
        </w:rPr>
        <w:t>一堆杂乱无序的数字和字母</w:t>
      </w:r>
      <w:r w:rsidR="0047599F">
        <w:rPr>
          <w:rFonts w:ascii="Times New Roman" w:hAnsi="Times New Roman" w:cs="Times New Roman" w:hint="eastAsia"/>
          <w:sz w:val="24"/>
          <w:szCs w:val="24"/>
        </w:rPr>
        <w:t>一样</w:t>
      </w:r>
      <w:r>
        <w:rPr>
          <w:rFonts w:ascii="Times New Roman" w:hAnsi="Times New Roman" w:cs="Times New Roman" w:hint="eastAsia"/>
          <w:sz w:val="24"/>
          <w:szCs w:val="24"/>
        </w:rPr>
        <w:t>。</w:t>
      </w:r>
    </w:p>
    <w:p w:rsidR="00BB746D" w:rsidRPr="00FA7A52" w:rsidRDefault="005A0EAE"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规范定义了不同类型的标记，这些标记分别有不同的用途。</w:t>
      </w:r>
      <w:r w:rsidR="00BB746D" w:rsidRPr="00FA7A52">
        <w:rPr>
          <w:rFonts w:ascii="Times New Roman" w:hAnsi="Times New Roman" w:cs="Times New Roman"/>
          <w:sz w:val="24"/>
          <w:szCs w:val="24"/>
        </w:rPr>
        <w:t>以下列出各种标记及其用途的简要说明，</w:t>
      </w:r>
      <w:r w:rsidR="00BB746D" w:rsidRPr="00FA7A52">
        <w:rPr>
          <w:rFonts w:ascii="Times New Roman" w:hAnsi="Times New Roman" w:cs="Times New Roman"/>
          <w:sz w:val="24"/>
          <w:szCs w:val="24"/>
          <w:highlight w:val="yellow"/>
        </w:rPr>
        <w:t>如表所示</w:t>
      </w:r>
    </w:p>
    <w:tbl>
      <w:tblPr>
        <w:tblStyle w:val="ab"/>
        <w:tblW w:w="0" w:type="auto"/>
        <w:tblLook w:val="04A0" w:firstRow="1" w:lastRow="0" w:firstColumn="1" w:lastColumn="0" w:noHBand="0" w:noVBand="1"/>
      </w:tblPr>
      <w:tblGrid>
        <w:gridCol w:w="4261"/>
        <w:gridCol w:w="4261"/>
      </w:tblGrid>
      <w:tr w:rsidR="00BB746D" w:rsidRPr="00FA7A52" w:rsidTr="00BB7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标记类型</w:t>
            </w:r>
          </w:p>
        </w:tc>
        <w:tc>
          <w:tcPr>
            <w:tcW w:w="4261" w:type="dxa"/>
          </w:tcPr>
          <w:p w:rsidR="00BB746D" w:rsidRPr="00FA7A52" w:rsidRDefault="00BB746D" w:rsidP="00FA7A5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说明</w:t>
            </w:r>
          </w:p>
        </w:tc>
      </w:tr>
      <w:tr w:rsidR="00BB746D" w:rsidRPr="00FA7A52" w:rsidTr="00BB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处理指令</w:t>
            </w:r>
          </w:p>
        </w:tc>
        <w:tc>
          <w:tcPr>
            <w:tcW w:w="4261" w:type="dxa"/>
          </w:tcPr>
          <w:p w:rsidR="00BB746D" w:rsidRPr="00FA7A52" w:rsidRDefault="00BB746D" w:rsidP="00FA7A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在解析阶段向应用程序提供信息</w:t>
            </w:r>
          </w:p>
        </w:tc>
      </w:tr>
      <w:tr w:rsidR="00BB746D" w:rsidRPr="00FA7A52" w:rsidTr="00BB746D">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注释</w:t>
            </w:r>
          </w:p>
        </w:tc>
        <w:tc>
          <w:tcPr>
            <w:tcW w:w="4261" w:type="dxa"/>
          </w:tcPr>
          <w:p w:rsidR="00BB746D" w:rsidRPr="00FA7A52" w:rsidRDefault="00BB746D" w:rsidP="00FA7A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提供文档编写或注释的文本块</w:t>
            </w:r>
          </w:p>
        </w:tc>
      </w:tr>
      <w:tr w:rsidR="00BB746D" w:rsidRPr="00FA7A52" w:rsidTr="00BB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实体引用</w:t>
            </w:r>
          </w:p>
        </w:tc>
        <w:tc>
          <w:tcPr>
            <w:tcW w:w="4261" w:type="dxa"/>
          </w:tcPr>
          <w:p w:rsidR="00BB746D" w:rsidRPr="00FA7A52" w:rsidRDefault="00BB746D" w:rsidP="00FA7A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引用类似字符数据或</w:t>
            </w:r>
            <w:r w:rsidRPr="00FA7A52">
              <w:rPr>
                <w:rFonts w:ascii="Times New Roman" w:hAnsi="Times New Roman" w:cs="Times New Roman"/>
                <w:sz w:val="24"/>
                <w:szCs w:val="24"/>
              </w:rPr>
              <w:t>XML</w:t>
            </w:r>
            <w:r w:rsidRPr="00FA7A52">
              <w:rPr>
                <w:rFonts w:ascii="Times New Roman" w:hAnsi="Times New Roman" w:cs="Times New Roman"/>
                <w:sz w:val="24"/>
                <w:szCs w:val="24"/>
              </w:rPr>
              <w:t>的实体；习惯于插入被认为是标记的字符数据</w:t>
            </w:r>
          </w:p>
        </w:tc>
      </w:tr>
      <w:tr w:rsidR="00BB746D" w:rsidRPr="00FA7A52" w:rsidTr="00BB746D">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lastRenderedPageBreak/>
              <w:t>字符数据段</w:t>
            </w:r>
          </w:p>
        </w:tc>
        <w:tc>
          <w:tcPr>
            <w:tcW w:w="4261" w:type="dxa"/>
          </w:tcPr>
          <w:p w:rsidR="00BB746D" w:rsidRPr="00FA7A52" w:rsidRDefault="00BB746D" w:rsidP="00FA7A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不想当做标记或者被解析的字符数据</w:t>
            </w:r>
          </w:p>
        </w:tc>
      </w:tr>
      <w:tr w:rsidR="00BB746D" w:rsidRPr="00FA7A52" w:rsidTr="00BB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文档类型声明</w:t>
            </w:r>
          </w:p>
        </w:tc>
        <w:tc>
          <w:tcPr>
            <w:tcW w:w="4261" w:type="dxa"/>
          </w:tcPr>
          <w:p w:rsidR="00BB746D" w:rsidRPr="00FA7A52" w:rsidRDefault="00BB746D" w:rsidP="00FA7A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表示一个</w:t>
            </w:r>
            <w:r w:rsidRPr="00FA7A52">
              <w:rPr>
                <w:rFonts w:ascii="Times New Roman" w:hAnsi="Times New Roman" w:cs="Times New Roman"/>
                <w:sz w:val="24"/>
                <w:szCs w:val="24"/>
              </w:rPr>
              <w:t>DTD</w:t>
            </w:r>
            <w:r w:rsidRPr="00FA7A52">
              <w:rPr>
                <w:rFonts w:ascii="Times New Roman" w:hAnsi="Times New Roman" w:cs="Times New Roman"/>
                <w:sz w:val="24"/>
                <w:szCs w:val="24"/>
              </w:rPr>
              <w:t>（文档类型定义），其中包含对</w:t>
            </w:r>
            <w:r w:rsidRPr="00FA7A52">
              <w:rPr>
                <w:rFonts w:ascii="Times New Roman" w:hAnsi="Times New Roman" w:cs="Times New Roman"/>
                <w:sz w:val="24"/>
                <w:szCs w:val="24"/>
              </w:rPr>
              <w:t>XML</w:t>
            </w:r>
            <w:r w:rsidRPr="00FA7A52">
              <w:rPr>
                <w:rFonts w:ascii="Times New Roman" w:hAnsi="Times New Roman" w:cs="Times New Roman"/>
                <w:sz w:val="24"/>
                <w:szCs w:val="24"/>
              </w:rPr>
              <w:t>文档的约束</w:t>
            </w:r>
          </w:p>
        </w:tc>
      </w:tr>
      <w:tr w:rsidR="00BB746D" w:rsidRPr="00FA7A52" w:rsidTr="00BB746D">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起始和结束标记</w:t>
            </w:r>
            <w:r w:rsidRPr="00FA7A52">
              <w:rPr>
                <w:rFonts w:ascii="Times New Roman" w:hAnsi="Times New Roman" w:cs="Times New Roman"/>
                <w:sz w:val="24"/>
                <w:szCs w:val="24"/>
              </w:rPr>
              <w:t>&lt; &gt;</w:t>
            </w:r>
            <w:r w:rsidRPr="00FA7A52">
              <w:rPr>
                <w:rFonts w:ascii="Times New Roman" w:hAnsi="Times New Roman" w:cs="Times New Roman"/>
                <w:sz w:val="24"/>
                <w:szCs w:val="24"/>
              </w:rPr>
              <w:t>和</w:t>
            </w:r>
            <w:r w:rsidRPr="00FA7A52">
              <w:rPr>
                <w:rFonts w:ascii="Times New Roman" w:hAnsi="Times New Roman" w:cs="Times New Roman"/>
                <w:sz w:val="24"/>
                <w:szCs w:val="24"/>
              </w:rPr>
              <w:t>&lt;/&gt;</w:t>
            </w:r>
          </w:p>
        </w:tc>
        <w:tc>
          <w:tcPr>
            <w:tcW w:w="4261" w:type="dxa"/>
          </w:tcPr>
          <w:p w:rsidR="00BB746D" w:rsidRPr="00FA7A52" w:rsidRDefault="00BB746D" w:rsidP="00FA7A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定义元素的开始和结束</w:t>
            </w:r>
          </w:p>
        </w:tc>
      </w:tr>
      <w:tr w:rsidR="00BB746D" w:rsidRPr="00FA7A52" w:rsidTr="00BB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空元素标记</w:t>
            </w:r>
            <w:r w:rsidRPr="00FA7A52">
              <w:rPr>
                <w:rFonts w:ascii="Times New Roman" w:hAnsi="Times New Roman" w:cs="Times New Roman"/>
                <w:sz w:val="24"/>
                <w:szCs w:val="24"/>
              </w:rPr>
              <w:t>&lt;/&gt;</w:t>
            </w:r>
          </w:p>
        </w:tc>
        <w:tc>
          <w:tcPr>
            <w:tcW w:w="4261" w:type="dxa"/>
          </w:tcPr>
          <w:p w:rsidR="00BB746D" w:rsidRPr="00FA7A52" w:rsidRDefault="00BB746D" w:rsidP="00FA7A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定义没有主体或内容的元素</w:t>
            </w:r>
          </w:p>
        </w:tc>
      </w:tr>
    </w:tbl>
    <w:p w:rsidR="00BB746D" w:rsidRPr="00FA7A52" w:rsidRDefault="007D179A"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现在，</w:t>
      </w:r>
      <w:r w:rsidRPr="00FA7A52">
        <w:rPr>
          <w:rFonts w:ascii="Times New Roman" w:hAnsi="Times New Roman" w:cs="Times New Roman"/>
          <w:sz w:val="24"/>
          <w:szCs w:val="24"/>
        </w:rPr>
        <w:t>XML</w:t>
      </w:r>
      <w:r w:rsidRPr="00FA7A52">
        <w:rPr>
          <w:rFonts w:ascii="Times New Roman" w:hAnsi="Times New Roman" w:cs="Times New Roman"/>
          <w:sz w:val="24"/>
          <w:szCs w:val="24"/>
        </w:rPr>
        <w:t>几乎用于每一个可能的行业中，比如医疗、汽车制造以及多数应用（比如信息交换、数据库管理和内容管理）中。</w:t>
      </w:r>
      <w:r w:rsidR="00EF3757">
        <w:rPr>
          <w:rFonts w:ascii="Times New Roman" w:hAnsi="Times New Roman" w:cs="Times New Roman" w:hint="eastAsia"/>
          <w:sz w:val="24"/>
          <w:szCs w:val="24"/>
        </w:rPr>
        <w:t>另外，</w:t>
      </w:r>
      <w:r w:rsidR="00EF3757">
        <w:rPr>
          <w:rFonts w:ascii="Times New Roman" w:hAnsi="Times New Roman" w:cs="Times New Roman" w:hint="eastAsia"/>
          <w:sz w:val="24"/>
          <w:szCs w:val="24"/>
        </w:rPr>
        <w:t>XML</w:t>
      </w:r>
      <w:r w:rsidR="00EF3757">
        <w:rPr>
          <w:rFonts w:ascii="Times New Roman" w:hAnsi="Times New Roman" w:cs="Times New Roman" w:hint="eastAsia"/>
          <w:sz w:val="24"/>
          <w:szCs w:val="24"/>
        </w:rPr>
        <w:t>还引起一些创建、编辑和转换它的新的应用产生。</w:t>
      </w:r>
    </w:p>
    <w:p w:rsidR="002E761E" w:rsidRPr="00FA7A52" w:rsidRDefault="00A455A2" w:rsidP="00FA7A52">
      <w:pPr>
        <w:pStyle w:val="ZR1"/>
        <w:spacing w:line="360" w:lineRule="auto"/>
        <w:rPr>
          <w:rFonts w:ascii="Times New Roman" w:hAnsi="Times New Roman" w:cs="Times New Roman"/>
        </w:rPr>
      </w:pPr>
      <w:bookmarkStart w:id="25" w:name="_Toc420936256"/>
      <w:r w:rsidRPr="00FA7A52">
        <w:rPr>
          <w:rFonts w:ascii="Times New Roman" w:hAnsi="Times New Roman" w:cs="Times New Roman"/>
        </w:rPr>
        <w:t>创建设计理性知识模型</w:t>
      </w:r>
      <w:r w:rsidRPr="00FA7A52">
        <w:rPr>
          <w:rFonts w:ascii="Times New Roman" w:hAnsi="Times New Roman" w:cs="Times New Roman"/>
        </w:rPr>
        <w:t>XML</w:t>
      </w:r>
      <w:r w:rsidRPr="00FA7A52">
        <w:rPr>
          <w:rFonts w:ascii="Times New Roman" w:hAnsi="Times New Roman" w:cs="Times New Roman"/>
        </w:rPr>
        <w:t>格式文件</w:t>
      </w:r>
      <w:bookmarkEnd w:id="25"/>
    </w:p>
    <w:p w:rsidR="002E761E" w:rsidRPr="00FA7A52" w:rsidRDefault="00A455A2" w:rsidP="00FA7A52">
      <w:pPr>
        <w:pStyle w:val="ZR2"/>
        <w:spacing w:line="360" w:lineRule="auto"/>
        <w:rPr>
          <w:rFonts w:ascii="Times New Roman" w:hAnsi="Times New Roman" w:cs="Times New Roman"/>
        </w:rPr>
      </w:pPr>
      <w:bookmarkStart w:id="26" w:name="_Toc420936257"/>
      <w:r w:rsidRPr="00FA7A52">
        <w:rPr>
          <w:rFonts w:ascii="Times New Roman" w:hAnsi="Times New Roman" w:cs="Times New Roman"/>
        </w:rPr>
        <w:t>XML</w:t>
      </w:r>
      <w:r w:rsidRPr="00FA7A52">
        <w:rPr>
          <w:rFonts w:ascii="Times New Roman" w:hAnsi="Times New Roman" w:cs="Times New Roman"/>
        </w:rPr>
        <w:t>创建工具</w:t>
      </w:r>
      <w:proofErr w:type="spellStart"/>
      <w:r w:rsidRPr="00FA7A52">
        <w:rPr>
          <w:rFonts w:ascii="Times New Roman" w:hAnsi="Times New Roman" w:cs="Times New Roman"/>
        </w:rPr>
        <w:t>DRTool</w:t>
      </w:r>
      <w:bookmarkEnd w:id="26"/>
      <w:proofErr w:type="spellEnd"/>
    </w:p>
    <w:p w:rsidR="00FB6444" w:rsidRDefault="007D179A"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本实验室作为国内设计理性方面研究的先驱者与领导者，</w:t>
      </w:r>
      <w:r w:rsidR="0027235F" w:rsidRPr="00FA7A52">
        <w:rPr>
          <w:rFonts w:ascii="Times New Roman" w:hAnsi="Times New Roman" w:cs="Times New Roman"/>
          <w:sz w:val="24"/>
          <w:szCs w:val="24"/>
        </w:rPr>
        <w:t>针对设计理性模型的变粒度特征，设计并开发了设计理性变粒度建模原型系统</w:t>
      </w:r>
      <w:proofErr w:type="spellStart"/>
      <w:r w:rsidR="0027235F" w:rsidRPr="00FA7A52">
        <w:rPr>
          <w:rFonts w:ascii="Times New Roman" w:hAnsi="Times New Roman" w:cs="Times New Roman"/>
          <w:sz w:val="24"/>
          <w:szCs w:val="24"/>
        </w:rPr>
        <w:t>DesignRationaleTool</w:t>
      </w:r>
      <w:proofErr w:type="spellEnd"/>
      <w:r w:rsidR="0027235F" w:rsidRPr="00FA7A52">
        <w:rPr>
          <w:rFonts w:ascii="Times New Roman" w:hAnsi="Times New Roman" w:cs="Times New Roman"/>
          <w:sz w:val="24"/>
          <w:szCs w:val="24"/>
        </w:rPr>
        <w:t>。</w:t>
      </w:r>
    </w:p>
    <w:p w:rsidR="00C70F35" w:rsidRPr="00FA7A52" w:rsidRDefault="00C70F35" w:rsidP="00C70F3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BDEF29" wp14:editId="6A8CB170">
            <wp:extent cx="4970561" cy="324293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03110.jpg"/>
                    <pic:cNvPicPr/>
                  </pic:nvPicPr>
                  <pic:blipFill>
                    <a:blip r:embed="rId11">
                      <a:extLst>
                        <a:ext uri="{28A0092B-C50C-407E-A947-70E740481C1C}">
                          <a14:useLocalDpi xmlns:a14="http://schemas.microsoft.com/office/drawing/2010/main" val="0"/>
                        </a:ext>
                      </a:extLst>
                    </a:blip>
                    <a:stretch>
                      <a:fillRect/>
                    </a:stretch>
                  </pic:blipFill>
                  <pic:spPr>
                    <a:xfrm>
                      <a:off x="0" y="0"/>
                      <a:ext cx="4981133" cy="3249827"/>
                    </a:xfrm>
                    <a:prstGeom prst="rect">
                      <a:avLst/>
                    </a:prstGeom>
                  </pic:spPr>
                </pic:pic>
              </a:graphicData>
            </a:graphic>
          </wp:inline>
        </w:drawing>
      </w:r>
    </w:p>
    <w:p w:rsidR="007D179A" w:rsidRPr="00FA7A52" w:rsidRDefault="0027235F"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此系统为设计人员提供可视化的结构化的</w:t>
      </w:r>
      <w:r w:rsidR="00FB6444" w:rsidRPr="00FA7A52">
        <w:rPr>
          <w:rFonts w:ascii="Times New Roman" w:hAnsi="Times New Roman" w:cs="Times New Roman"/>
          <w:sz w:val="24"/>
          <w:szCs w:val="24"/>
        </w:rPr>
        <w:t>设计理性知识的建模和管理工具，分为用户表示层、应用功能层、基础服务层和数据资源层四层结构。在应用功能层之中主要包括设计理性知识建模和设计理性评价两个核心功能模块。在本次设计的过程当中，主要使用了可视化设计理性建模和设计理性模型存储两个功能，接下来对这两个功能作详细介绍：</w:t>
      </w:r>
    </w:p>
    <w:p w:rsidR="00FB6444" w:rsidRPr="00FA7A52" w:rsidRDefault="00CB1375"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t>1.</w:t>
      </w:r>
      <w:r w:rsidR="00FB6444" w:rsidRPr="00FA7A52">
        <w:rPr>
          <w:rFonts w:ascii="Times New Roman" w:hAnsi="Times New Roman" w:cs="Times New Roman"/>
          <w:sz w:val="24"/>
          <w:szCs w:val="24"/>
        </w:rPr>
        <w:t>可视化设计理性建模</w:t>
      </w:r>
    </w:p>
    <w:p w:rsidR="00CB1375" w:rsidRPr="00FA7A52" w:rsidRDefault="00FB6444"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lastRenderedPageBreak/>
        <w:t>此项功能是</w:t>
      </w:r>
      <w:proofErr w:type="spellStart"/>
      <w:r w:rsidRPr="00FA7A52">
        <w:rPr>
          <w:rFonts w:ascii="Times New Roman" w:hAnsi="Times New Roman" w:cs="Times New Roman"/>
          <w:sz w:val="24"/>
          <w:szCs w:val="24"/>
        </w:rPr>
        <w:t>DRTool</w:t>
      </w:r>
      <w:proofErr w:type="spellEnd"/>
      <w:r w:rsidRPr="00FA7A52">
        <w:rPr>
          <w:rFonts w:ascii="Times New Roman" w:hAnsi="Times New Roman" w:cs="Times New Roman"/>
          <w:sz w:val="24"/>
          <w:szCs w:val="24"/>
        </w:rPr>
        <w:t>为设计人员提供的核心功能，该功能通过</w:t>
      </w:r>
      <w:proofErr w:type="spellStart"/>
      <w:r w:rsidRPr="00FA7A52">
        <w:rPr>
          <w:rFonts w:ascii="Times New Roman" w:hAnsi="Times New Roman" w:cs="Times New Roman"/>
          <w:sz w:val="24"/>
          <w:szCs w:val="24"/>
        </w:rPr>
        <w:t>DRTool</w:t>
      </w:r>
      <w:proofErr w:type="spellEnd"/>
      <w:r w:rsidRPr="00FA7A52">
        <w:rPr>
          <w:rFonts w:ascii="Times New Roman" w:hAnsi="Times New Roman" w:cs="Times New Roman"/>
          <w:sz w:val="24"/>
          <w:szCs w:val="24"/>
        </w:rPr>
        <w:t>提供的图示化建模工具来实现。设计者可以使用图示化建模方法来记录设计过程中的</w:t>
      </w:r>
      <w:r w:rsidR="00CB1375" w:rsidRPr="00FA7A52">
        <w:rPr>
          <w:rFonts w:ascii="Times New Roman" w:hAnsi="Times New Roman" w:cs="Times New Roman"/>
          <w:sz w:val="24"/>
          <w:szCs w:val="24"/>
        </w:rPr>
        <w:t>所思所想所做，构建</w:t>
      </w:r>
      <w:r w:rsidRPr="00FA7A52">
        <w:rPr>
          <w:rFonts w:ascii="Times New Roman" w:hAnsi="Times New Roman" w:cs="Times New Roman"/>
          <w:sz w:val="24"/>
          <w:szCs w:val="24"/>
        </w:rPr>
        <w:t>设计理性知识模型</w:t>
      </w:r>
      <w:r w:rsidR="00CB1375" w:rsidRPr="00FA7A52">
        <w:rPr>
          <w:rFonts w:ascii="Times New Roman" w:hAnsi="Times New Roman" w:cs="Times New Roman"/>
          <w:sz w:val="24"/>
          <w:szCs w:val="24"/>
        </w:rPr>
        <w:t>。图示化建模功能包括：</w:t>
      </w:r>
    </w:p>
    <w:p w:rsidR="00FB6444" w:rsidRPr="00FA7A52" w:rsidRDefault="00CB1375" w:rsidP="00FA7A52">
      <w:pPr>
        <w:pStyle w:val="a3"/>
        <w:numPr>
          <w:ilvl w:val="0"/>
          <w:numId w:val="32"/>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设计理性要素节点管理</w:t>
      </w:r>
      <w:r w:rsidR="003E434D" w:rsidRPr="00FA7A52">
        <w:rPr>
          <w:rFonts w:ascii="Times New Roman" w:hAnsi="Times New Roman" w:cs="Times New Roman"/>
          <w:sz w:val="24"/>
          <w:szCs w:val="24"/>
        </w:rPr>
        <w:t>。</w:t>
      </w:r>
      <w:r w:rsidRPr="00FA7A52">
        <w:rPr>
          <w:rFonts w:ascii="Times New Roman" w:hAnsi="Times New Roman" w:cs="Times New Roman"/>
          <w:sz w:val="24"/>
          <w:szCs w:val="24"/>
        </w:rPr>
        <w:t>管理设计理性模型中的各种组成要素，包括如下几种：设计意图、设计选项、设计决策、设计依据和设计操作。</w:t>
      </w:r>
    </w:p>
    <w:p w:rsidR="003E434D" w:rsidRPr="00FA7A52" w:rsidRDefault="003E434D" w:rsidP="00FA7A52">
      <w:pPr>
        <w:pStyle w:val="a3"/>
        <w:numPr>
          <w:ilvl w:val="0"/>
          <w:numId w:val="32"/>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设计理性节点关系管理。对设计理性节点之间的关系的组织以及管理，节点关系由其连接的设计理性模型的节点类型决定，包括</w:t>
      </w:r>
      <w:r w:rsidRPr="00FA7A52">
        <w:rPr>
          <w:rFonts w:ascii="Times New Roman" w:hAnsi="Times New Roman" w:cs="Times New Roman"/>
          <w:sz w:val="24"/>
          <w:szCs w:val="24"/>
        </w:rPr>
        <w:t>decomposed-into</w:t>
      </w:r>
      <w:r w:rsidRPr="00FA7A52">
        <w:rPr>
          <w:rFonts w:ascii="Times New Roman" w:hAnsi="Times New Roman" w:cs="Times New Roman"/>
          <w:sz w:val="24"/>
          <w:szCs w:val="24"/>
        </w:rPr>
        <w:t>、</w:t>
      </w:r>
      <w:r w:rsidRPr="00FA7A52">
        <w:rPr>
          <w:rFonts w:ascii="Times New Roman" w:hAnsi="Times New Roman" w:cs="Times New Roman"/>
          <w:sz w:val="24"/>
          <w:szCs w:val="24"/>
        </w:rPr>
        <w:t>achieved-by</w:t>
      </w:r>
      <w:r w:rsidRPr="00FA7A52">
        <w:rPr>
          <w:rFonts w:ascii="Times New Roman" w:hAnsi="Times New Roman" w:cs="Times New Roman"/>
          <w:sz w:val="24"/>
          <w:szCs w:val="24"/>
        </w:rPr>
        <w:t>、</w:t>
      </w:r>
      <w:r w:rsidRPr="00FA7A52">
        <w:rPr>
          <w:rFonts w:ascii="Times New Roman" w:hAnsi="Times New Roman" w:cs="Times New Roman"/>
          <w:sz w:val="24"/>
          <w:szCs w:val="24"/>
        </w:rPr>
        <w:t>decided-by</w:t>
      </w:r>
      <w:r w:rsidRPr="00FA7A52">
        <w:rPr>
          <w:rFonts w:ascii="Times New Roman" w:hAnsi="Times New Roman" w:cs="Times New Roman"/>
          <w:sz w:val="24"/>
          <w:szCs w:val="24"/>
        </w:rPr>
        <w:t>、</w:t>
      </w:r>
      <w:r w:rsidRPr="00FA7A52">
        <w:rPr>
          <w:rFonts w:ascii="Times New Roman" w:hAnsi="Times New Roman" w:cs="Times New Roman"/>
          <w:sz w:val="24"/>
          <w:szCs w:val="24"/>
        </w:rPr>
        <w:t>refer-to</w:t>
      </w:r>
      <w:r w:rsidRPr="00FA7A52">
        <w:rPr>
          <w:rFonts w:ascii="Times New Roman" w:hAnsi="Times New Roman" w:cs="Times New Roman"/>
          <w:sz w:val="24"/>
          <w:szCs w:val="24"/>
        </w:rPr>
        <w:t>、</w:t>
      </w:r>
      <w:r w:rsidRPr="00FA7A52">
        <w:rPr>
          <w:rFonts w:ascii="Times New Roman" w:hAnsi="Times New Roman" w:cs="Times New Roman"/>
          <w:sz w:val="24"/>
          <w:szCs w:val="24"/>
        </w:rPr>
        <w:t>realized-by</w:t>
      </w:r>
      <w:r w:rsidRPr="00FA7A52">
        <w:rPr>
          <w:rFonts w:ascii="Times New Roman" w:hAnsi="Times New Roman" w:cs="Times New Roman"/>
          <w:sz w:val="24"/>
          <w:szCs w:val="24"/>
        </w:rPr>
        <w:t>、</w:t>
      </w:r>
      <w:r w:rsidRPr="00FA7A52">
        <w:rPr>
          <w:rFonts w:ascii="Times New Roman" w:hAnsi="Times New Roman" w:cs="Times New Roman"/>
          <w:sz w:val="24"/>
          <w:szCs w:val="24"/>
        </w:rPr>
        <w:t>initiate</w:t>
      </w:r>
      <w:r w:rsidRPr="00FA7A52">
        <w:rPr>
          <w:rFonts w:ascii="Times New Roman" w:hAnsi="Times New Roman" w:cs="Times New Roman"/>
          <w:sz w:val="24"/>
          <w:szCs w:val="24"/>
        </w:rPr>
        <w:t>、</w:t>
      </w:r>
      <w:r w:rsidRPr="00FA7A52">
        <w:rPr>
          <w:rFonts w:ascii="Times New Roman" w:hAnsi="Times New Roman" w:cs="Times New Roman"/>
          <w:sz w:val="24"/>
          <w:szCs w:val="24"/>
        </w:rPr>
        <w:t>return-to</w:t>
      </w:r>
      <w:r w:rsidRPr="00FA7A52">
        <w:rPr>
          <w:rFonts w:ascii="Times New Roman" w:hAnsi="Times New Roman" w:cs="Times New Roman"/>
          <w:sz w:val="24"/>
          <w:szCs w:val="24"/>
        </w:rPr>
        <w:t>和</w:t>
      </w:r>
      <w:r w:rsidRPr="00FA7A52">
        <w:rPr>
          <w:rFonts w:ascii="Times New Roman" w:hAnsi="Times New Roman" w:cs="Times New Roman"/>
          <w:sz w:val="24"/>
          <w:szCs w:val="24"/>
        </w:rPr>
        <w:t>evolve-to</w:t>
      </w:r>
      <w:r w:rsidRPr="00FA7A52">
        <w:rPr>
          <w:rFonts w:ascii="Times New Roman" w:hAnsi="Times New Roman" w:cs="Times New Roman"/>
          <w:sz w:val="24"/>
          <w:szCs w:val="24"/>
        </w:rPr>
        <w:t>。</w:t>
      </w:r>
    </w:p>
    <w:p w:rsidR="003E434D" w:rsidRPr="00FA7A52" w:rsidRDefault="003E434D" w:rsidP="00FA7A52">
      <w:pPr>
        <w:spacing w:line="360" w:lineRule="auto"/>
        <w:ind w:left="480"/>
        <w:rPr>
          <w:rFonts w:ascii="Times New Roman" w:hAnsi="Times New Roman" w:cs="Times New Roman"/>
          <w:sz w:val="24"/>
          <w:szCs w:val="24"/>
        </w:rPr>
      </w:pPr>
      <w:r w:rsidRPr="00FA7A52">
        <w:rPr>
          <w:rFonts w:ascii="Times New Roman" w:hAnsi="Times New Roman" w:cs="Times New Roman"/>
          <w:sz w:val="24"/>
          <w:szCs w:val="24"/>
        </w:rPr>
        <w:t>2.</w:t>
      </w:r>
      <w:r w:rsidRPr="00FA7A52">
        <w:rPr>
          <w:rFonts w:ascii="Times New Roman" w:hAnsi="Times New Roman" w:cs="Times New Roman"/>
          <w:sz w:val="24"/>
          <w:szCs w:val="24"/>
        </w:rPr>
        <w:t>设计理性模型存储</w:t>
      </w:r>
    </w:p>
    <w:p w:rsidR="003E434D" w:rsidRPr="00FA7A52" w:rsidRDefault="003E434D" w:rsidP="00FA7A52">
      <w:pPr>
        <w:spacing w:line="360" w:lineRule="auto"/>
        <w:ind w:firstLineChars="200" w:firstLine="480"/>
        <w:rPr>
          <w:rFonts w:ascii="Times New Roman" w:hAnsi="Times New Roman" w:cs="Times New Roman"/>
          <w:sz w:val="24"/>
          <w:szCs w:val="24"/>
        </w:rPr>
      </w:pPr>
      <w:proofErr w:type="spellStart"/>
      <w:r w:rsidRPr="00FA7A52">
        <w:rPr>
          <w:rFonts w:ascii="Times New Roman" w:hAnsi="Times New Roman" w:cs="Times New Roman"/>
          <w:sz w:val="24"/>
          <w:szCs w:val="24"/>
        </w:rPr>
        <w:t>DRTool</w:t>
      </w:r>
      <w:proofErr w:type="spellEnd"/>
      <w:r w:rsidRPr="00FA7A52">
        <w:rPr>
          <w:rFonts w:ascii="Times New Roman" w:hAnsi="Times New Roman" w:cs="Times New Roman"/>
          <w:sz w:val="24"/>
          <w:szCs w:val="24"/>
        </w:rPr>
        <w:t>提供基于数据库和基于特殊的</w:t>
      </w:r>
      <w:r w:rsidRPr="00FA7A52">
        <w:rPr>
          <w:rFonts w:ascii="Times New Roman" w:hAnsi="Times New Roman" w:cs="Times New Roman"/>
          <w:sz w:val="24"/>
          <w:szCs w:val="24"/>
        </w:rPr>
        <w:t>XML—OWL</w:t>
      </w:r>
      <w:r w:rsidRPr="00FA7A52">
        <w:rPr>
          <w:rFonts w:ascii="Times New Roman" w:hAnsi="Times New Roman" w:cs="Times New Roman"/>
          <w:sz w:val="24"/>
          <w:szCs w:val="24"/>
        </w:rPr>
        <w:t>的结构化存储方式。</w:t>
      </w:r>
    </w:p>
    <w:p w:rsidR="003E434D" w:rsidRPr="00FA7A52" w:rsidRDefault="003E434D"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数据库储存的设计理性知识模型图形化实例主要由节点（</w:t>
      </w:r>
      <w:r w:rsidRPr="00FA7A52">
        <w:rPr>
          <w:rFonts w:ascii="Times New Roman" w:hAnsi="Times New Roman" w:cs="Times New Roman"/>
          <w:sz w:val="24"/>
          <w:szCs w:val="24"/>
        </w:rPr>
        <w:t>Node</w:t>
      </w:r>
      <w:r w:rsidRPr="00FA7A52">
        <w:rPr>
          <w:rFonts w:ascii="Times New Roman" w:hAnsi="Times New Roman" w:cs="Times New Roman"/>
          <w:sz w:val="24"/>
          <w:szCs w:val="24"/>
        </w:rPr>
        <w:t>）、节点连线（</w:t>
      </w:r>
      <w:r w:rsidRPr="00FA7A52">
        <w:rPr>
          <w:rFonts w:ascii="Times New Roman" w:hAnsi="Times New Roman" w:cs="Times New Roman"/>
          <w:sz w:val="24"/>
          <w:szCs w:val="24"/>
        </w:rPr>
        <w:t>Link</w:t>
      </w:r>
      <w:r w:rsidRPr="00FA7A52">
        <w:rPr>
          <w:rFonts w:ascii="Times New Roman" w:hAnsi="Times New Roman" w:cs="Times New Roman"/>
          <w:sz w:val="24"/>
          <w:szCs w:val="24"/>
        </w:rPr>
        <w:t>）、视图（</w:t>
      </w:r>
      <w:r w:rsidRPr="00FA7A52">
        <w:rPr>
          <w:rFonts w:ascii="Times New Roman" w:hAnsi="Times New Roman" w:cs="Times New Roman"/>
          <w:sz w:val="24"/>
          <w:szCs w:val="24"/>
        </w:rPr>
        <w:t>View</w:t>
      </w:r>
      <w:r w:rsidRPr="00FA7A52">
        <w:rPr>
          <w:rFonts w:ascii="Times New Roman" w:hAnsi="Times New Roman" w:cs="Times New Roman"/>
          <w:sz w:val="24"/>
          <w:szCs w:val="24"/>
        </w:rPr>
        <w:t>）和标签（</w:t>
      </w:r>
      <w:r w:rsidRPr="00FA7A52">
        <w:rPr>
          <w:rFonts w:ascii="Times New Roman" w:hAnsi="Times New Roman" w:cs="Times New Roman"/>
          <w:sz w:val="24"/>
          <w:szCs w:val="24"/>
        </w:rPr>
        <w:t>Code</w:t>
      </w:r>
      <w:r w:rsidRPr="00FA7A52">
        <w:rPr>
          <w:rFonts w:ascii="Times New Roman" w:hAnsi="Times New Roman" w:cs="Times New Roman"/>
          <w:sz w:val="24"/>
          <w:szCs w:val="24"/>
        </w:rPr>
        <w:t>）构成。设计人员可以借助图形化建模功能完成设计理性建模，然后将其存储到知识管理服务器进行统一的知识管理。在其他设计者拥有该设计理性模型的设计权限时，可利用数据的统一管理实现协同设计或者后续设计。</w:t>
      </w:r>
    </w:p>
    <w:p w:rsidR="00FA7A52" w:rsidRPr="00FA7A52" w:rsidRDefault="00FA7A52"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设计理性模型借助</w:t>
      </w:r>
      <w:r w:rsidRPr="00FA7A52">
        <w:rPr>
          <w:rFonts w:ascii="Times New Roman" w:hAnsi="Times New Roman" w:cs="Times New Roman"/>
          <w:sz w:val="24"/>
          <w:szCs w:val="24"/>
        </w:rPr>
        <w:t>OWL</w:t>
      </w:r>
      <w:r w:rsidRPr="00FA7A52">
        <w:rPr>
          <w:rFonts w:ascii="Times New Roman" w:hAnsi="Times New Roman" w:cs="Times New Roman"/>
          <w:sz w:val="24"/>
          <w:szCs w:val="24"/>
        </w:rPr>
        <w:t>语言实现数据的结构化存储的关键在于</w:t>
      </w:r>
      <w:r w:rsidRPr="00FA7A52">
        <w:rPr>
          <w:rFonts w:ascii="Times New Roman" w:hAnsi="Times New Roman" w:cs="Times New Roman"/>
          <w:sz w:val="24"/>
          <w:szCs w:val="24"/>
        </w:rPr>
        <w:t>OWL</w:t>
      </w:r>
      <w:r w:rsidRPr="00FA7A52">
        <w:rPr>
          <w:rFonts w:ascii="Times New Roman" w:hAnsi="Times New Roman" w:cs="Times New Roman"/>
          <w:sz w:val="24"/>
          <w:szCs w:val="24"/>
        </w:rPr>
        <w:t>以类和属性定义设计理性模型中的理性要素及其之间的关系，允许用户指定有效元素，在元素中定义有效的结构数据；每个元素包含有效的数据类型和用于元素识别的操作。基于</w:t>
      </w:r>
      <w:r w:rsidRPr="00FA7A52">
        <w:rPr>
          <w:rFonts w:ascii="Times New Roman" w:hAnsi="Times New Roman" w:cs="Times New Roman"/>
          <w:sz w:val="24"/>
          <w:szCs w:val="24"/>
        </w:rPr>
        <w:t>OWL</w:t>
      </w:r>
      <w:r w:rsidRPr="00FA7A52">
        <w:rPr>
          <w:rFonts w:ascii="Times New Roman" w:hAnsi="Times New Roman" w:cs="Times New Roman"/>
          <w:sz w:val="24"/>
          <w:szCs w:val="24"/>
        </w:rPr>
        <w:t>语言的结构化存储不但能够有效支持计算机对设计理性模型的逻辑推理，还支持设计者直观浏览，实现设计交流和共享。知识管理系统可以通过</w:t>
      </w:r>
      <w:r w:rsidRPr="00FA7A52">
        <w:rPr>
          <w:rFonts w:ascii="Times New Roman" w:hAnsi="Times New Roman" w:cs="Times New Roman"/>
          <w:sz w:val="24"/>
          <w:szCs w:val="24"/>
        </w:rPr>
        <w:t>OWL</w:t>
      </w:r>
      <w:r w:rsidRPr="00FA7A52">
        <w:rPr>
          <w:rFonts w:ascii="Times New Roman" w:hAnsi="Times New Roman" w:cs="Times New Roman"/>
          <w:sz w:val="24"/>
          <w:szCs w:val="24"/>
        </w:rPr>
        <w:t>文件实现对设计理性模型的统一管理。</w:t>
      </w:r>
    </w:p>
    <w:p w:rsidR="00FD54A7" w:rsidRDefault="006A614D" w:rsidP="00FA7A52">
      <w:pPr>
        <w:pStyle w:val="ZR2"/>
        <w:spacing w:line="360" w:lineRule="auto"/>
        <w:rPr>
          <w:rFonts w:ascii="Times New Roman" w:hAnsi="Times New Roman" w:cs="Times New Roman"/>
        </w:rPr>
      </w:pPr>
      <w:bookmarkStart w:id="27" w:name="_Toc420936258"/>
      <w:r w:rsidRPr="00FA7A52">
        <w:rPr>
          <w:rFonts w:ascii="Times New Roman" w:hAnsi="Times New Roman" w:cs="Times New Roman"/>
        </w:rPr>
        <w:t>设计理性知识模型实例</w:t>
      </w:r>
      <w:bookmarkEnd w:id="27"/>
    </w:p>
    <w:p w:rsidR="00FA7A52" w:rsidRPr="00FA7A52" w:rsidRDefault="00FA7A52" w:rsidP="00FA7A52">
      <w:pPr>
        <w:spacing w:line="360" w:lineRule="auto"/>
        <w:ind w:firstLineChars="200" w:firstLine="480"/>
        <w:rPr>
          <w:sz w:val="24"/>
          <w:szCs w:val="24"/>
        </w:rPr>
      </w:pPr>
      <w:r w:rsidRPr="00FA7A52">
        <w:rPr>
          <w:rFonts w:hint="eastAsia"/>
          <w:sz w:val="24"/>
          <w:szCs w:val="24"/>
        </w:rPr>
        <w:t>为了深入了解</w:t>
      </w:r>
      <w:r>
        <w:rPr>
          <w:rFonts w:hint="eastAsia"/>
          <w:sz w:val="24"/>
          <w:szCs w:val="24"/>
        </w:rPr>
        <w:t>设计理性建模过程以及为实例验证做准备，本小节在充分理解设计理性</w:t>
      </w:r>
      <w:r w:rsidRPr="00FA7A52">
        <w:rPr>
          <w:rFonts w:hint="eastAsia"/>
          <w:sz w:val="24"/>
          <w:szCs w:val="24"/>
        </w:rPr>
        <w:t>知识模型及其表达的基础上，构建单个设计理性</w:t>
      </w:r>
      <w:r>
        <w:rPr>
          <w:rFonts w:hint="eastAsia"/>
          <w:sz w:val="24"/>
          <w:szCs w:val="24"/>
        </w:rPr>
        <w:t>知识模型实例。在这里选择半盒件模具设计</w:t>
      </w:r>
      <w:r w:rsidRPr="00FA7A52">
        <w:rPr>
          <w:rFonts w:hint="eastAsia"/>
          <w:sz w:val="24"/>
          <w:szCs w:val="24"/>
        </w:rPr>
        <w:t>的设计理性知识模型为例。</w:t>
      </w:r>
    </w:p>
    <w:p w:rsidR="00FA7A52" w:rsidRPr="000F701F" w:rsidRDefault="00FA7A52" w:rsidP="00FA7A52">
      <w:pPr>
        <w:spacing w:line="360" w:lineRule="auto"/>
        <w:ind w:firstLineChars="200" w:firstLine="480"/>
        <w:rPr>
          <w:sz w:val="24"/>
          <w:szCs w:val="24"/>
          <w:highlight w:val="yellow"/>
        </w:rPr>
      </w:pPr>
      <w:r w:rsidRPr="000F701F">
        <w:rPr>
          <w:rFonts w:hint="eastAsia"/>
          <w:sz w:val="24"/>
          <w:szCs w:val="24"/>
          <w:highlight w:val="yellow"/>
        </w:rPr>
        <w:t>图所示为设计理性知识模型的结构描述方法。</w:t>
      </w:r>
    </w:p>
    <w:p w:rsidR="00FA7A52" w:rsidRPr="000F701F" w:rsidRDefault="000F701F" w:rsidP="000F701F">
      <w:pPr>
        <w:spacing w:line="360" w:lineRule="auto"/>
        <w:ind w:firstLineChars="200" w:firstLine="420"/>
        <w:jc w:val="center"/>
        <w:rPr>
          <w:sz w:val="24"/>
          <w:szCs w:val="24"/>
          <w:highlight w:val="yellow"/>
        </w:rPr>
      </w:pPr>
      <w:r>
        <w:rPr>
          <w:noProof/>
        </w:rPr>
        <w:lastRenderedPageBreak/>
        <w:drawing>
          <wp:inline distT="0" distB="0" distL="0" distR="0">
            <wp:extent cx="3955312" cy="6328411"/>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8031" cy="6332761"/>
                    </a:xfrm>
                    <a:prstGeom prst="rect">
                      <a:avLst/>
                    </a:prstGeom>
                    <a:noFill/>
                    <a:ln>
                      <a:noFill/>
                    </a:ln>
                  </pic:spPr>
                </pic:pic>
              </a:graphicData>
            </a:graphic>
          </wp:inline>
        </w:drawing>
      </w:r>
    </w:p>
    <w:p w:rsidR="00FA7A52" w:rsidRPr="000F701F" w:rsidRDefault="00FA7A52" w:rsidP="00FA7A52">
      <w:pPr>
        <w:spacing w:line="360" w:lineRule="auto"/>
        <w:ind w:firstLineChars="200" w:firstLine="480"/>
        <w:rPr>
          <w:sz w:val="24"/>
          <w:szCs w:val="24"/>
          <w:highlight w:val="yellow"/>
        </w:rPr>
      </w:pPr>
      <w:r w:rsidRPr="000F701F">
        <w:rPr>
          <w:rFonts w:hint="eastAsia"/>
          <w:sz w:val="24"/>
          <w:szCs w:val="24"/>
          <w:highlight w:val="yellow"/>
        </w:rPr>
        <w:t>图</w:t>
      </w:r>
      <w:r w:rsidRPr="000F701F">
        <w:rPr>
          <w:rFonts w:hint="eastAsia"/>
          <w:sz w:val="24"/>
          <w:szCs w:val="24"/>
          <w:highlight w:val="yellow"/>
        </w:rPr>
        <w:t>3.2</w:t>
      </w:r>
      <w:r w:rsidRPr="000F701F">
        <w:rPr>
          <w:rFonts w:hint="eastAsia"/>
          <w:sz w:val="24"/>
          <w:szCs w:val="24"/>
          <w:highlight w:val="yellow"/>
        </w:rPr>
        <w:t>设计理性知识模型</w:t>
      </w:r>
    </w:p>
    <w:p w:rsidR="00FA7A52" w:rsidRPr="00FA7A52" w:rsidRDefault="00FA7A52" w:rsidP="00FA7A52">
      <w:pPr>
        <w:spacing w:line="360" w:lineRule="auto"/>
        <w:ind w:firstLineChars="200" w:firstLine="480"/>
        <w:rPr>
          <w:sz w:val="24"/>
          <w:szCs w:val="24"/>
        </w:rPr>
      </w:pPr>
      <w:r w:rsidRPr="000F701F">
        <w:rPr>
          <w:rFonts w:hint="eastAsia"/>
          <w:sz w:val="24"/>
          <w:szCs w:val="24"/>
          <w:highlight w:val="yellow"/>
        </w:rPr>
        <w:t>图</w:t>
      </w:r>
      <w:r w:rsidRPr="000F701F">
        <w:rPr>
          <w:rFonts w:hint="eastAsia"/>
          <w:sz w:val="24"/>
          <w:szCs w:val="24"/>
          <w:highlight w:val="yellow"/>
        </w:rPr>
        <w:t>3.2</w:t>
      </w:r>
      <w:r w:rsidRPr="000F701F">
        <w:rPr>
          <w:rFonts w:hint="eastAsia"/>
          <w:sz w:val="24"/>
          <w:szCs w:val="24"/>
          <w:highlight w:val="yellow"/>
        </w:rPr>
        <w:t>中的关系定义为：</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分解关系：</w:t>
      </w:r>
      <w:r w:rsidR="00EF3757">
        <w:rPr>
          <w:rFonts w:ascii="Times New Roman" w:hAnsi="Times New Roman" w:cs="Times New Roman"/>
          <w:sz w:val="24"/>
          <w:szCs w:val="24"/>
        </w:rPr>
        <w:t>Decomposed-into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意图</w:t>
      </w:r>
      <w:r w:rsidR="00FA7A52" w:rsidRPr="000F701F">
        <w:rPr>
          <w:rFonts w:ascii="Times New Roman" w:hAnsi="Times New Roman" w:cs="Times New Roman"/>
          <w:sz w:val="24"/>
          <w:szCs w:val="24"/>
        </w:rPr>
        <w:t>1</w:t>
      </w:r>
      <w:r w:rsidR="00FA7A52" w:rsidRPr="000F701F">
        <w:rPr>
          <w:rFonts w:ascii="Times New Roman" w:hAnsi="Times New Roman" w:cs="Times New Roman"/>
          <w:sz w:val="24"/>
          <w:szCs w:val="24"/>
        </w:rPr>
        <w:t>，意图</w:t>
      </w:r>
      <w:r w:rsidR="00EF3757">
        <w:rPr>
          <w:rFonts w:ascii="Times New Roman" w:hAnsi="Times New Roman" w:cs="Times New Roman"/>
          <w:sz w:val="24"/>
          <w:szCs w:val="24"/>
        </w:rPr>
        <w:t>2</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：表示意图</w:t>
      </w:r>
      <w:r w:rsidR="00FA7A52" w:rsidRPr="000F701F">
        <w:rPr>
          <w:rFonts w:ascii="Times New Roman" w:hAnsi="Times New Roman" w:cs="Times New Roman"/>
          <w:sz w:val="24"/>
          <w:szCs w:val="24"/>
        </w:rPr>
        <w:t>2</w:t>
      </w:r>
      <w:r w:rsidR="00FA7A52" w:rsidRPr="000F701F">
        <w:rPr>
          <w:rFonts w:ascii="Times New Roman" w:hAnsi="Times New Roman" w:cs="Times New Roman"/>
          <w:sz w:val="24"/>
          <w:szCs w:val="24"/>
        </w:rPr>
        <w:t>是意图</w:t>
      </w:r>
      <w:r w:rsidR="00FA7A52" w:rsidRPr="000F701F">
        <w:rPr>
          <w:rFonts w:ascii="Times New Roman" w:hAnsi="Times New Roman" w:cs="Times New Roman"/>
          <w:sz w:val="24"/>
          <w:szCs w:val="24"/>
        </w:rPr>
        <w:t>1</w:t>
      </w:r>
      <w:r w:rsidR="00FA7A52" w:rsidRPr="000F701F">
        <w:rPr>
          <w:rFonts w:ascii="Times New Roman" w:hAnsi="Times New Roman" w:cs="Times New Roman"/>
          <w:sz w:val="24"/>
          <w:szCs w:val="24"/>
        </w:rPr>
        <w:t>的子意图；</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满足关系：</w:t>
      </w:r>
      <w:r w:rsidR="00EF3757">
        <w:rPr>
          <w:rFonts w:ascii="Times New Roman" w:hAnsi="Times New Roman" w:cs="Times New Roman"/>
          <w:sz w:val="24"/>
          <w:szCs w:val="24"/>
        </w:rPr>
        <w:t>Achieved-by</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意图，选项</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：表示该选项可以满足设计意图；</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决策关系：</w:t>
      </w:r>
      <w:r w:rsidR="00EF3757">
        <w:rPr>
          <w:rFonts w:ascii="Times New Roman" w:hAnsi="Times New Roman" w:cs="Times New Roman"/>
          <w:sz w:val="24"/>
          <w:szCs w:val="24"/>
        </w:rPr>
        <w:t>Decided-by</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选项，决策</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：表示该选项是该决策的最终选择；</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依据关系：</w:t>
      </w:r>
      <w:r w:rsidR="00EF3757">
        <w:rPr>
          <w:rFonts w:ascii="Times New Roman" w:hAnsi="Times New Roman" w:cs="Times New Roman"/>
          <w:sz w:val="24"/>
          <w:szCs w:val="24"/>
        </w:rPr>
        <w:t>Refers-to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决策，标准</w:t>
      </w:r>
      <w:r w:rsidR="00FA7A52" w:rsidRPr="000F701F">
        <w:rPr>
          <w:rFonts w:ascii="Times New Roman" w:hAnsi="Times New Roman" w:cs="Times New Roman"/>
          <w:sz w:val="24"/>
          <w:szCs w:val="24"/>
        </w:rPr>
        <w:t>/</w:t>
      </w:r>
      <w:r w:rsidR="00FA7A52" w:rsidRPr="000F701F">
        <w:rPr>
          <w:rFonts w:ascii="Times New Roman" w:hAnsi="Times New Roman" w:cs="Times New Roman"/>
          <w:sz w:val="24"/>
          <w:szCs w:val="24"/>
        </w:rPr>
        <w:t>权衡</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：表示决策与其参考的评价标准、设计人员的权衡、偏好之间的关系；</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实现关系：</w:t>
      </w:r>
      <w:r w:rsidR="00EF3757">
        <w:rPr>
          <w:rFonts w:ascii="Times New Roman" w:hAnsi="Times New Roman" w:cs="Times New Roman"/>
          <w:sz w:val="24"/>
          <w:szCs w:val="24"/>
        </w:rPr>
        <w:t>Realized-by</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决策，操作</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：表示该决策由该操作执行、实现；</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触发关系：</w:t>
      </w:r>
      <w:r w:rsidR="00EF3757">
        <w:rPr>
          <w:rFonts w:ascii="Times New Roman" w:hAnsi="Times New Roman" w:cs="Times New Roman"/>
          <w:sz w:val="24"/>
          <w:szCs w:val="24"/>
        </w:rPr>
        <w:t>Initiates</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操作，意图</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：表示该操作可以触发一个新的设计意图；</w:t>
      </w:r>
    </w:p>
    <w:p w:rsidR="00FA7A52"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演进关系：</w:t>
      </w:r>
      <w:r w:rsidR="00EF3757">
        <w:rPr>
          <w:rFonts w:ascii="Times New Roman" w:hAnsi="Times New Roman" w:cs="Times New Roman"/>
          <w:sz w:val="24"/>
          <w:szCs w:val="24"/>
        </w:rPr>
        <w:t>Evolve-to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：表示设计意图、设计选项以及设计决策的迭代与演进</w:t>
      </w:r>
      <w:r w:rsidR="0047599F">
        <w:rPr>
          <w:rFonts w:ascii="Times New Roman" w:hAnsi="Times New Roman" w:cs="Times New Roman" w:hint="eastAsia"/>
          <w:sz w:val="24"/>
          <w:szCs w:val="24"/>
        </w:rPr>
        <w:t>关系</w:t>
      </w:r>
      <w:r w:rsidR="0047599F">
        <w:rPr>
          <w:rFonts w:ascii="Times New Roman" w:hAnsi="Times New Roman" w:cs="Times New Roman"/>
          <w:sz w:val="24"/>
          <w:szCs w:val="24"/>
        </w:rPr>
        <w:t>，共包含三个</w:t>
      </w:r>
      <w:r w:rsidR="0047599F">
        <w:rPr>
          <w:rFonts w:ascii="Times New Roman" w:hAnsi="Times New Roman" w:cs="Times New Roman" w:hint="eastAsia"/>
          <w:sz w:val="24"/>
          <w:szCs w:val="24"/>
        </w:rPr>
        <w:t>种类</w:t>
      </w:r>
      <w:r w:rsidR="00FA7A52" w:rsidRPr="000F701F">
        <w:rPr>
          <w:rFonts w:ascii="Times New Roman" w:hAnsi="Times New Roman" w:cs="Times New Roman"/>
          <w:sz w:val="24"/>
          <w:szCs w:val="24"/>
        </w:rPr>
        <w:t>：</w:t>
      </w:r>
      <w:r w:rsidR="000E6C81">
        <w:rPr>
          <w:rFonts w:ascii="Times New Roman" w:hAnsi="Times New Roman" w:cs="Times New Roman" w:hint="eastAsia"/>
          <w:sz w:val="24"/>
          <w:szCs w:val="24"/>
        </w:rPr>
        <w:t>e</w:t>
      </w:r>
      <w:r w:rsidR="00EF3757">
        <w:rPr>
          <w:rFonts w:ascii="Times New Roman" w:hAnsi="Times New Roman" w:cs="Times New Roman"/>
          <w:sz w:val="24"/>
          <w:szCs w:val="24"/>
        </w:rPr>
        <w:t>volve-to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意图，意图</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w:t>
      </w:r>
      <w:r w:rsidR="000E6C81">
        <w:rPr>
          <w:rFonts w:ascii="Times New Roman" w:hAnsi="Times New Roman" w:cs="Times New Roman" w:hint="eastAsia"/>
          <w:sz w:val="24"/>
          <w:szCs w:val="24"/>
        </w:rPr>
        <w:t>e</w:t>
      </w:r>
      <w:r w:rsidR="00EF3757">
        <w:rPr>
          <w:rFonts w:ascii="Times New Roman" w:hAnsi="Times New Roman" w:cs="Times New Roman"/>
          <w:sz w:val="24"/>
          <w:szCs w:val="24"/>
        </w:rPr>
        <w:t>volve-to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选项，选项</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以及</w:t>
      </w:r>
      <w:r w:rsidR="000E6C81">
        <w:rPr>
          <w:rFonts w:ascii="Times New Roman" w:hAnsi="Times New Roman" w:cs="Times New Roman"/>
          <w:sz w:val="24"/>
          <w:szCs w:val="24"/>
        </w:rPr>
        <w:t xml:space="preserve"> </w:t>
      </w:r>
      <w:r w:rsidR="000E6C81">
        <w:rPr>
          <w:rFonts w:ascii="Times New Roman" w:hAnsi="Times New Roman" w:cs="Times New Roman" w:hint="eastAsia"/>
          <w:sz w:val="24"/>
          <w:szCs w:val="24"/>
        </w:rPr>
        <w:t>e</w:t>
      </w:r>
      <w:r w:rsidR="00EF3757">
        <w:rPr>
          <w:rFonts w:ascii="Times New Roman" w:hAnsi="Times New Roman" w:cs="Times New Roman"/>
          <w:sz w:val="24"/>
          <w:szCs w:val="24"/>
        </w:rPr>
        <w:t>volve-to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决策，决策</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w:t>
      </w:r>
    </w:p>
    <w:p w:rsidR="000F701F" w:rsidRPr="000F701F" w:rsidRDefault="000F701F" w:rsidP="000F701F">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返回关系：</w:t>
      </w:r>
      <w:r w:rsidR="00EF3757">
        <w:rPr>
          <w:rFonts w:ascii="Times New Roman" w:hAnsi="Times New Roman" w:cs="Times New Roman" w:hint="eastAsia"/>
          <w:sz w:val="24"/>
          <w:szCs w:val="24"/>
        </w:rPr>
        <w:t>Return-to</w:t>
      </w:r>
      <w:r w:rsidR="00EF3757">
        <w:rPr>
          <w:rFonts w:ascii="Times New Roman" w:hAnsi="Times New Roman" w:cs="Times New Roman" w:hint="eastAsia"/>
          <w:sz w:val="24"/>
          <w:szCs w:val="24"/>
        </w:rPr>
        <w:t>（</w:t>
      </w:r>
      <w:r w:rsidRPr="000F701F">
        <w:rPr>
          <w:rFonts w:ascii="Times New Roman" w:hAnsi="Times New Roman" w:cs="Times New Roman" w:hint="eastAsia"/>
          <w:sz w:val="24"/>
          <w:szCs w:val="24"/>
        </w:rPr>
        <w:t>意</w:t>
      </w:r>
      <w:r>
        <w:rPr>
          <w:rFonts w:ascii="Times New Roman" w:hAnsi="Times New Roman" w:cs="Times New Roman" w:hint="eastAsia"/>
          <w:sz w:val="24"/>
          <w:szCs w:val="24"/>
        </w:rPr>
        <w:t>图</w:t>
      </w:r>
      <w:r>
        <w:rPr>
          <w:rFonts w:ascii="Times New Roman" w:hAnsi="Times New Roman" w:cs="Times New Roman" w:hint="eastAsia"/>
          <w:sz w:val="24"/>
          <w:szCs w:val="24"/>
        </w:rPr>
        <w:t>/</w:t>
      </w:r>
      <w:r>
        <w:rPr>
          <w:rFonts w:ascii="Times New Roman" w:hAnsi="Times New Roman" w:cs="Times New Roman" w:hint="eastAsia"/>
          <w:sz w:val="24"/>
          <w:szCs w:val="24"/>
        </w:rPr>
        <w:t>选项</w:t>
      </w:r>
      <w:r>
        <w:rPr>
          <w:rFonts w:ascii="Times New Roman" w:hAnsi="Times New Roman" w:cs="Times New Roman" w:hint="eastAsia"/>
          <w:sz w:val="24"/>
          <w:szCs w:val="24"/>
        </w:rPr>
        <w:t>/</w:t>
      </w:r>
      <w:r>
        <w:rPr>
          <w:rFonts w:ascii="Times New Roman" w:hAnsi="Times New Roman" w:cs="Times New Roman" w:hint="eastAsia"/>
          <w:sz w:val="24"/>
          <w:szCs w:val="24"/>
        </w:rPr>
        <w:t>决策</w:t>
      </w:r>
      <w:r>
        <w:rPr>
          <w:rFonts w:ascii="Times New Roman" w:hAnsi="Times New Roman" w:cs="Times New Roman" w:hint="eastAsia"/>
          <w:sz w:val="24"/>
          <w:szCs w:val="24"/>
        </w:rPr>
        <w:t>/</w:t>
      </w:r>
      <w:r>
        <w:rPr>
          <w:rFonts w:ascii="Times New Roman" w:hAnsi="Times New Roman" w:cs="Times New Roman" w:hint="eastAsia"/>
          <w:sz w:val="24"/>
          <w:szCs w:val="24"/>
        </w:rPr>
        <w:t>操作，意图</w:t>
      </w:r>
      <w:r>
        <w:rPr>
          <w:rFonts w:ascii="Times New Roman" w:hAnsi="Times New Roman" w:cs="Times New Roman" w:hint="eastAsia"/>
          <w:sz w:val="24"/>
          <w:szCs w:val="24"/>
        </w:rPr>
        <w:t>/</w:t>
      </w:r>
      <w:r>
        <w:rPr>
          <w:rFonts w:ascii="Times New Roman" w:hAnsi="Times New Roman" w:cs="Times New Roman" w:hint="eastAsia"/>
          <w:sz w:val="24"/>
          <w:szCs w:val="24"/>
        </w:rPr>
        <w:t>选项</w:t>
      </w:r>
      <w:r>
        <w:rPr>
          <w:rFonts w:ascii="Times New Roman" w:hAnsi="Times New Roman" w:cs="Times New Roman" w:hint="eastAsia"/>
          <w:sz w:val="24"/>
          <w:szCs w:val="24"/>
        </w:rPr>
        <w:t>/</w:t>
      </w:r>
      <w:r w:rsidR="00EF3757">
        <w:rPr>
          <w:rFonts w:ascii="Times New Roman" w:hAnsi="Times New Roman" w:cs="Times New Roman" w:hint="eastAsia"/>
          <w:sz w:val="24"/>
          <w:szCs w:val="24"/>
        </w:rPr>
        <w:t>决策）</w:t>
      </w:r>
      <w:r w:rsidRPr="000F701F">
        <w:rPr>
          <w:rFonts w:ascii="Times New Roman" w:hAnsi="Times New Roman" w:cs="Times New Roman" w:hint="eastAsia"/>
          <w:sz w:val="24"/>
          <w:szCs w:val="24"/>
        </w:rPr>
        <w:t>表示设计迭代，设计过程中新问题的出现、新知识的获取以及设计情境的变化，需要设计者对以前的设计意图、设计选项及设计决策重新验证、评价及更改</w:t>
      </w:r>
      <w:r>
        <w:rPr>
          <w:rFonts w:ascii="Times New Roman" w:hAnsi="Times New Roman" w:cs="Times New Roman" w:hint="eastAsia"/>
          <w:sz w:val="24"/>
          <w:szCs w:val="24"/>
        </w:rPr>
        <w:t>.</w:t>
      </w:r>
    </w:p>
    <w:p w:rsidR="006A614D" w:rsidRDefault="006A614D" w:rsidP="00FA7A52">
      <w:pPr>
        <w:pStyle w:val="ZR2"/>
        <w:spacing w:line="360" w:lineRule="auto"/>
        <w:rPr>
          <w:rFonts w:ascii="Times New Roman" w:hAnsi="Times New Roman" w:cs="Times New Roman"/>
        </w:rPr>
      </w:pPr>
      <w:bookmarkStart w:id="28" w:name="_Toc420936259"/>
      <w:proofErr w:type="spellStart"/>
      <w:r w:rsidRPr="00FA7A52">
        <w:rPr>
          <w:rFonts w:ascii="Times New Roman" w:hAnsi="Times New Roman" w:cs="Times New Roman"/>
        </w:rPr>
        <w:t>DRTool</w:t>
      </w:r>
      <w:proofErr w:type="spellEnd"/>
      <w:r w:rsidRPr="00FA7A52">
        <w:rPr>
          <w:rFonts w:ascii="Times New Roman" w:hAnsi="Times New Roman" w:cs="Times New Roman"/>
        </w:rPr>
        <w:t>构建设计理性知识模型</w:t>
      </w:r>
      <w:bookmarkEnd w:id="28"/>
    </w:p>
    <w:p w:rsidR="000F701F" w:rsidRDefault="000F701F" w:rsidP="000F701F">
      <w:pPr>
        <w:spacing w:line="360" w:lineRule="auto"/>
        <w:ind w:firstLineChars="200" w:firstLine="480"/>
        <w:rPr>
          <w:rFonts w:ascii="Times New Roman" w:hAnsi="Times New Roman" w:cs="Times New Roman"/>
          <w:sz w:val="24"/>
          <w:szCs w:val="24"/>
        </w:rPr>
      </w:pPr>
      <w:r w:rsidRPr="000F701F">
        <w:rPr>
          <w:rFonts w:ascii="Times New Roman" w:hAnsi="Times New Roman" w:cs="Times New Roman"/>
          <w:sz w:val="24"/>
          <w:szCs w:val="24"/>
        </w:rPr>
        <w:t>在</w:t>
      </w:r>
      <w:r>
        <w:rPr>
          <w:rFonts w:ascii="Times New Roman" w:hAnsi="Times New Roman" w:cs="Times New Roman" w:hint="eastAsia"/>
          <w:sz w:val="24"/>
          <w:szCs w:val="24"/>
        </w:rPr>
        <w:t>半盒件模具设计的</w:t>
      </w:r>
      <w:r w:rsidRPr="000F701F">
        <w:rPr>
          <w:rFonts w:ascii="Times New Roman" w:hAnsi="Times New Roman" w:cs="Times New Roman"/>
          <w:sz w:val="24"/>
          <w:szCs w:val="24"/>
        </w:rPr>
        <w:t>设计理性知识模型的基础上建立</w:t>
      </w:r>
      <w:r w:rsidR="0053741B">
        <w:rPr>
          <w:rFonts w:ascii="Times New Roman" w:hAnsi="Times New Roman" w:cs="Times New Roman" w:hint="eastAsia"/>
          <w:sz w:val="24"/>
          <w:szCs w:val="24"/>
        </w:rPr>
        <w:t>XML</w:t>
      </w:r>
      <w:r w:rsidRPr="000F701F">
        <w:rPr>
          <w:rFonts w:ascii="Times New Roman" w:hAnsi="Times New Roman" w:cs="Times New Roman"/>
          <w:sz w:val="24"/>
          <w:szCs w:val="24"/>
        </w:rPr>
        <w:t>文件。</w:t>
      </w:r>
      <w:r w:rsidR="0053741B">
        <w:rPr>
          <w:rFonts w:ascii="Times New Roman" w:hAnsi="Times New Roman" w:cs="Times New Roman" w:hint="eastAsia"/>
          <w:sz w:val="24"/>
          <w:szCs w:val="24"/>
        </w:rPr>
        <w:t>模型</w:t>
      </w:r>
      <w:r w:rsidR="0053741B">
        <w:rPr>
          <w:rFonts w:ascii="Times New Roman" w:hAnsi="Times New Roman" w:cs="Times New Roman"/>
          <w:sz w:val="24"/>
          <w:szCs w:val="24"/>
        </w:rPr>
        <w:t>实例截取了设计</w:t>
      </w:r>
      <w:r w:rsidR="0053741B">
        <w:rPr>
          <w:rFonts w:ascii="Times New Roman" w:hAnsi="Times New Roman" w:cs="Times New Roman" w:hint="eastAsia"/>
          <w:sz w:val="24"/>
          <w:szCs w:val="24"/>
        </w:rPr>
        <w:t>半盒件模具</w:t>
      </w:r>
      <w:r w:rsidRPr="000F701F">
        <w:rPr>
          <w:rFonts w:ascii="Times New Roman" w:hAnsi="Times New Roman" w:cs="Times New Roman"/>
          <w:sz w:val="24"/>
          <w:szCs w:val="24"/>
        </w:rPr>
        <w:t>过程的一部分以用于算法测试的实例验证。整个实例模型的建立完全按照图</w:t>
      </w:r>
      <w:r w:rsidRPr="000F701F">
        <w:rPr>
          <w:rFonts w:ascii="Times New Roman" w:hAnsi="Times New Roman" w:cs="Times New Roman"/>
          <w:sz w:val="24"/>
          <w:szCs w:val="24"/>
        </w:rPr>
        <w:t>3.2</w:t>
      </w:r>
      <w:r w:rsidRPr="000F701F">
        <w:rPr>
          <w:rFonts w:ascii="Times New Roman" w:hAnsi="Times New Roman" w:cs="Times New Roman"/>
          <w:sz w:val="24"/>
          <w:szCs w:val="24"/>
        </w:rPr>
        <w:t>所给出的结构，其中包括设计意图（</w:t>
      </w:r>
      <w:r w:rsidRPr="000F701F">
        <w:rPr>
          <w:rFonts w:ascii="Times New Roman" w:hAnsi="Times New Roman" w:cs="Times New Roman"/>
          <w:sz w:val="24"/>
          <w:szCs w:val="24"/>
        </w:rPr>
        <w:t>Design Intent</w:t>
      </w:r>
      <w:r w:rsidRPr="000F701F">
        <w:rPr>
          <w:rFonts w:ascii="Times New Roman" w:hAnsi="Times New Roman" w:cs="Times New Roman"/>
          <w:sz w:val="24"/>
          <w:szCs w:val="24"/>
        </w:rPr>
        <w:t>）、设计选项（</w:t>
      </w:r>
      <w:r w:rsidRPr="000F701F">
        <w:rPr>
          <w:rFonts w:ascii="Times New Roman" w:hAnsi="Times New Roman" w:cs="Times New Roman"/>
          <w:sz w:val="24"/>
          <w:szCs w:val="24"/>
        </w:rPr>
        <w:t>Choices Option</w:t>
      </w:r>
      <w:r w:rsidRPr="000F701F">
        <w:rPr>
          <w:rFonts w:ascii="Times New Roman" w:hAnsi="Times New Roman" w:cs="Times New Roman"/>
          <w:sz w:val="24"/>
          <w:szCs w:val="24"/>
        </w:rPr>
        <w:t>）、设计决策</w:t>
      </w:r>
      <w:r w:rsidRPr="000F701F">
        <w:rPr>
          <w:rFonts w:ascii="Times New Roman" w:hAnsi="Times New Roman" w:cs="Times New Roman"/>
          <w:sz w:val="24"/>
          <w:szCs w:val="24"/>
        </w:rPr>
        <w:t>(Decision)</w:t>
      </w:r>
      <w:r w:rsidRPr="000F701F">
        <w:rPr>
          <w:rFonts w:ascii="Times New Roman" w:hAnsi="Times New Roman" w:cs="Times New Roman"/>
          <w:sz w:val="24"/>
          <w:szCs w:val="24"/>
        </w:rPr>
        <w:t>、设计依据</w:t>
      </w:r>
      <w:r w:rsidRPr="000F701F">
        <w:rPr>
          <w:rFonts w:ascii="Times New Roman" w:hAnsi="Times New Roman" w:cs="Times New Roman"/>
          <w:sz w:val="24"/>
          <w:szCs w:val="24"/>
        </w:rPr>
        <w:t>(Justification)</w:t>
      </w:r>
      <w:r w:rsidRPr="000F701F">
        <w:rPr>
          <w:rFonts w:ascii="Times New Roman" w:hAnsi="Times New Roman" w:cs="Times New Roman"/>
          <w:sz w:val="24"/>
          <w:szCs w:val="24"/>
        </w:rPr>
        <w:t>以及设计操作</w:t>
      </w:r>
      <w:r w:rsidRPr="000F701F">
        <w:rPr>
          <w:rFonts w:ascii="Times New Roman" w:hAnsi="Times New Roman" w:cs="Times New Roman"/>
          <w:sz w:val="24"/>
          <w:szCs w:val="24"/>
        </w:rPr>
        <w:t>(Operation)</w:t>
      </w:r>
      <w:r w:rsidRPr="000F701F">
        <w:rPr>
          <w:rFonts w:ascii="Times New Roman" w:hAnsi="Times New Roman" w:cs="Times New Roman"/>
          <w:sz w:val="24"/>
          <w:szCs w:val="24"/>
        </w:rPr>
        <w:t>等节点；以及</w:t>
      </w:r>
      <w:r w:rsidRPr="000F701F">
        <w:rPr>
          <w:rFonts w:ascii="Times New Roman" w:hAnsi="Times New Roman" w:cs="Times New Roman"/>
          <w:sz w:val="24"/>
          <w:szCs w:val="24"/>
        </w:rPr>
        <w:t>Decomposed-into</w:t>
      </w:r>
      <w:r w:rsidRPr="000F701F">
        <w:rPr>
          <w:rFonts w:ascii="Times New Roman" w:hAnsi="Times New Roman" w:cs="Times New Roman"/>
          <w:sz w:val="24"/>
          <w:szCs w:val="24"/>
        </w:rPr>
        <w:t>、</w:t>
      </w:r>
      <w:r w:rsidRPr="000F701F">
        <w:rPr>
          <w:rFonts w:ascii="Times New Roman" w:hAnsi="Times New Roman" w:cs="Times New Roman"/>
          <w:sz w:val="24"/>
          <w:szCs w:val="24"/>
        </w:rPr>
        <w:t>Achieved-by</w:t>
      </w:r>
      <w:r w:rsidRPr="000F701F">
        <w:rPr>
          <w:rFonts w:ascii="Times New Roman" w:hAnsi="Times New Roman" w:cs="Times New Roman"/>
          <w:sz w:val="24"/>
          <w:szCs w:val="24"/>
        </w:rPr>
        <w:t>、</w:t>
      </w:r>
      <w:r w:rsidRPr="000F701F">
        <w:rPr>
          <w:rFonts w:ascii="Times New Roman" w:hAnsi="Times New Roman" w:cs="Times New Roman"/>
          <w:sz w:val="24"/>
          <w:szCs w:val="24"/>
        </w:rPr>
        <w:t>Decided-by</w:t>
      </w:r>
      <w:r w:rsidRPr="000F701F">
        <w:rPr>
          <w:rFonts w:ascii="Times New Roman" w:hAnsi="Times New Roman" w:cs="Times New Roman"/>
          <w:sz w:val="24"/>
          <w:szCs w:val="24"/>
        </w:rPr>
        <w:t>、</w:t>
      </w:r>
      <w:r w:rsidR="0053741B">
        <w:rPr>
          <w:rFonts w:ascii="Times New Roman" w:hAnsi="Times New Roman" w:cs="Times New Roman" w:hint="eastAsia"/>
          <w:sz w:val="24"/>
          <w:szCs w:val="24"/>
        </w:rPr>
        <w:t>Return-to</w:t>
      </w:r>
      <w:r w:rsidRPr="000F701F">
        <w:rPr>
          <w:rFonts w:ascii="Times New Roman" w:hAnsi="Times New Roman" w:cs="Times New Roman"/>
          <w:sz w:val="24"/>
          <w:szCs w:val="24"/>
        </w:rPr>
        <w:t>、</w:t>
      </w:r>
      <w:r w:rsidRPr="000F701F">
        <w:rPr>
          <w:rFonts w:ascii="Times New Roman" w:hAnsi="Times New Roman" w:cs="Times New Roman"/>
          <w:sz w:val="24"/>
          <w:szCs w:val="24"/>
        </w:rPr>
        <w:t>Refers-to</w:t>
      </w:r>
      <w:r w:rsidRPr="000F701F">
        <w:rPr>
          <w:rFonts w:ascii="Times New Roman" w:hAnsi="Times New Roman" w:cs="Times New Roman"/>
          <w:sz w:val="24"/>
          <w:szCs w:val="24"/>
        </w:rPr>
        <w:t>、</w:t>
      </w:r>
      <w:r w:rsidRPr="000F701F">
        <w:rPr>
          <w:rFonts w:ascii="Times New Roman" w:hAnsi="Times New Roman" w:cs="Times New Roman"/>
          <w:sz w:val="24"/>
          <w:szCs w:val="24"/>
        </w:rPr>
        <w:t>Realized-by</w:t>
      </w:r>
      <w:r w:rsidRPr="000F701F">
        <w:rPr>
          <w:rFonts w:ascii="Times New Roman" w:hAnsi="Times New Roman" w:cs="Times New Roman"/>
          <w:sz w:val="24"/>
          <w:szCs w:val="24"/>
        </w:rPr>
        <w:t>、</w:t>
      </w:r>
      <w:r w:rsidRPr="000F701F">
        <w:rPr>
          <w:rFonts w:ascii="Times New Roman" w:hAnsi="Times New Roman" w:cs="Times New Roman"/>
          <w:sz w:val="24"/>
          <w:szCs w:val="24"/>
        </w:rPr>
        <w:t>Initiates</w:t>
      </w:r>
      <w:r w:rsidRPr="000F701F">
        <w:rPr>
          <w:rFonts w:ascii="Times New Roman" w:hAnsi="Times New Roman" w:cs="Times New Roman"/>
          <w:sz w:val="24"/>
          <w:szCs w:val="24"/>
        </w:rPr>
        <w:t>、</w:t>
      </w:r>
      <w:r w:rsidRPr="000F701F">
        <w:rPr>
          <w:rFonts w:ascii="Times New Roman" w:hAnsi="Times New Roman" w:cs="Times New Roman"/>
          <w:sz w:val="24"/>
          <w:szCs w:val="24"/>
        </w:rPr>
        <w:t>Evolve-to</w:t>
      </w:r>
      <w:r w:rsidRPr="000F701F">
        <w:rPr>
          <w:rFonts w:ascii="Times New Roman" w:hAnsi="Times New Roman" w:cs="Times New Roman"/>
          <w:sz w:val="24"/>
          <w:szCs w:val="24"/>
        </w:rPr>
        <w:t>的关系属性。</w:t>
      </w:r>
      <w:r w:rsidRPr="000F701F">
        <w:rPr>
          <w:rFonts w:ascii="Times New Roman" w:hAnsi="Times New Roman" w:cs="Times New Roman"/>
          <w:sz w:val="24"/>
          <w:szCs w:val="24"/>
          <w:highlight w:val="yellow"/>
        </w:rPr>
        <w:t>图</w:t>
      </w:r>
      <w:r w:rsidRPr="000F701F">
        <w:rPr>
          <w:rFonts w:ascii="Times New Roman" w:hAnsi="Times New Roman" w:cs="Times New Roman"/>
          <w:sz w:val="24"/>
          <w:szCs w:val="24"/>
          <w:highlight w:val="yellow"/>
        </w:rPr>
        <w:t>3.3</w:t>
      </w:r>
      <w:r w:rsidRPr="000F701F">
        <w:rPr>
          <w:rFonts w:ascii="Times New Roman" w:hAnsi="Times New Roman" w:cs="Times New Roman"/>
          <w:sz w:val="24"/>
          <w:szCs w:val="24"/>
          <w:highlight w:val="yellow"/>
        </w:rPr>
        <w:t>给出了已构建的</w:t>
      </w:r>
      <w:r w:rsidR="0053741B">
        <w:rPr>
          <w:rFonts w:ascii="Times New Roman" w:hAnsi="Times New Roman" w:cs="Times New Roman" w:hint="eastAsia"/>
          <w:sz w:val="24"/>
          <w:szCs w:val="24"/>
          <w:highlight w:val="yellow"/>
        </w:rPr>
        <w:t>半盒件模具设计</w:t>
      </w:r>
      <w:r w:rsidRPr="000F701F">
        <w:rPr>
          <w:rFonts w:ascii="Times New Roman" w:hAnsi="Times New Roman" w:cs="Times New Roman"/>
          <w:sz w:val="24"/>
          <w:szCs w:val="24"/>
          <w:highlight w:val="yellow"/>
        </w:rPr>
        <w:t>的设计理性知识模型的结构图。</w:t>
      </w:r>
    </w:p>
    <w:p w:rsidR="00E15785" w:rsidRDefault="00E15785" w:rsidP="00E15785">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1730" cy="3823033"/>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半盒件模具设计.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9437" cy="3836381"/>
                    </a:xfrm>
                    <a:prstGeom prst="rect">
                      <a:avLst/>
                    </a:prstGeom>
                  </pic:spPr>
                </pic:pic>
              </a:graphicData>
            </a:graphic>
          </wp:inline>
        </w:drawing>
      </w:r>
    </w:p>
    <w:p w:rsidR="00C70F35" w:rsidRDefault="00C70F35" w:rsidP="00C70F3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下图显示了半盒件模具设计的设计理性知识模型的</w:t>
      </w:r>
      <w:r>
        <w:rPr>
          <w:rFonts w:ascii="Times New Roman" w:hAnsi="Times New Roman" w:cs="Times New Roman" w:hint="eastAsia"/>
          <w:sz w:val="24"/>
          <w:szCs w:val="24"/>
        </w:rPr>
        <w:t>XML</w:t>
      </w:r>
      <w:r>
        <w:rPr>
          <w:rFonts w:ascii="Times New Roman" w:hAnsi="Times New Roman" w:cs="Times New Roman" w:hint="eastAsia"/>
          <w:sz w:val="24"/>
          <w:szCs w:val="24"/>
        </w:rPr>
        <w:t>文件。</w:t>
      </w:r>
    </w:p>
    <w:p w:rsidR="00C70F35" w:rsidRPr="00C70F35" w:rsidRDefault="00C70F35" w:rsidP="00C70F35">
      <w:pPr>
        <w:spacing w:line="360" w:lineRule="auto"/>
        <w:ind w:firstLineChars="20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35540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13046.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54095"/>
                    </a:xfrm>
                    <a:prstGeom prst="rect">
                      <a:avLst/>
                    </a:prstGeom>
                  </pic:spPr>
                </pic:pic>
              </a:graphicData>
            </a:graphic>
          </wp:inline>
        </w:drawing>
      </w:r>
    </w:p>
    <w:p w:rsidR="00A455A2" w:rsidRPr="00FA7A52" w:rsidRDefault="00A455A2" w:rsidP="00FA7A52">
      <w:pPr>
        <w:pStyle w:val="ZR2"/>
        <w:spacing w:line="360" w:lineRule="auto"/>
        <w:rPr>
          <w:rFonts w:ascii="Times New Roman" w:hAnsi="Times New Roman" w:cs="Times New Roman"/>
        </w:rPr>
      </w:pPr>
      <w:bookmarkStart w:id="29" w:name="_Toc420936260"/>
      <w:proofErr w:type="spellStart"/>
      <w:r w:rsidRPr="00FA7A52">
        <w:rPr>
          <w:rFonts w:ascii="Times New Roman" w:hAnsi="Times New Roman" w:cs="Times New Roman"/>
        </w:rPr>
        <w:t>DRTool</w:t>
      </w:r>
      <w:proofErr w:type="spellEnd"/>
      <w:r w:rsidRPr="00FA7A52">
        <w:rPr>
          <w:rFonts w:ascii="Times New Roman" w:hAnsi="Times New Roman" w:cs="Times New Roman"/>
        </w:rPr>
        <w:t>创建的</w:t>
      </w:r>
      <w:r w:rsidRPr="00FA7A52">
        <w:rPr>
          <w:rFonts w:ascii="Times New Roman" w:hAnsi="Times New Roman" w:cs="Times New Roman"/>
        </w:rPr>
        <w:t>XML</w:t>
      </w:r>
      <w:r w:rsidR="00FB6444" w:rsidRPr="00FA7A52">
        <w:rPr>
          <w:rFonts w:ascii="Times New Roman" w:hAnsi="Times New Roman" w:cs="Times New Roman"/>
        </w:rPr>
        <w:t>文件</w:t>
      </w:r>
      <w:bookmarkEnd w:id="29"/>
    </w:p>
    <w:p w:rsidR="0053741B" w:rsidRDefault="0053741B" w:rsidP="0053741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此处给出通过</w:t>
      </w:r>
      <w:proofErr w:type="spellStart"/>
      <w:r>
        <w:rPr>
          <w:rFonts w:ascii="Times New Roman" w:hAnsi="Times New Roman" w:cs="Times New Roman" w:hint="eastAsia"/>
          <w:sz w:val="24"/>
          <w:szCs w:val="24"/>
        </w:rPr>
        <w:t>DRTool</w:t>
      </w:r>
      <w:proofErr w:type="spellEnd"/>
      <w:r>
        <w:rPr>
          <w:rFonts w:ascii="Times New Roman" w:hAnsi="Times New Roman" w:cs="Times New Roman" w:hint="eastAsia"/>
          <w:sz w:val="24"/>
          <w:szCs w:val="24"/>
        </w:rPr>
        <w:t>创建的设计理性知识模型实例</w:t>
      </w:r>
      <w:r>
        <w:rPr>
          <w:rFonts w:ascii="Times New Roman" w:hAnsi="Times New Roman" w:cs="Times New Roman" w:hint="eastAsia"/>
          <w:sz w:val="24"/>
          <w:szCs w:val="24"/>
        </w:rPr>
        <w:t>XML</w:t>
      </w:r>
      <w:r>
        <w:rPr>
          <w:rFonts w:ascii="Times New Roman" w:hAnsi="Times New Roman" w:cs="Times New Roman" w:hint="eastAsia"/>
          <w:sz w:val="24"/>
          <w:szCs w:val="24"/>
        </w:rPr>
        <w:t>文件中的部分描述语言：</w:t>
      </w:r>
    </w:p>
    <w:p w:rsidR="00A247BD" w:rsidRPr="00FA7A52" w:rsidRDefault="00A247BD" w:rsidP="00FA7A52">
      <w:pPr>
        <w:spacing w:line="360" w:lineRule="auto"/>
        <w:rPr>
          <w:rFonts w:ascii="Times New Roman" w:hAnsi="Times New Roman" w:cs="Times New Roman"/>
          <w:sz w:val="24"/>
          <w:szCs w:val="24"/>
        </w:rPr>
      </w:pPr>
      <w:proofErr w:type="gramStart"/>
      <w:r w:rsidRPr="00FA7A52">
        <w:rPr>
          <w:rFonts w:ascii="Times New Roman" w:hAnsi="Times New Roman" w:cs="Times New Roman"/>
          <w:sz w:val="24"/>
          <w:szCs w:val="24"/>
        </w:rPr>
        <w:t>&lt;?xml</w:t>
      </w:r>
      <w:proofErr w:type="gramEnd"/>
      <w:r w:rsidRPr="00FA7A52">
        <w:rPr>
          <w:rFonts w:ascii="Times New Roman" w:hAnsi="Times New Roman" w:cs="Times New Roman"/>
          <w:sz w:val="24"/>
          <w:szCs w:val="24"/>
        </w:rPr>
        <w:t xml:space="preserve"> version="1.0" encoding="UTF-16"?&gt; </w:t>
      </w:r>
    </w:p>
    <w:p w:rsidR="00A247BD" w:rsidRPr="00FA7A52" w:rsidRDefault="00A247BD" w:rsidP="00FA7A52">
      <w:pPr>
        <w:spacing w:line="360" w:lineRule="auto"/>
        <w:rPr>
          <w:rFonts w:ascii="Times New Roman" w:hAnsi="Times New Roman" w:cs="Times New Roman"/>
          <w:sz w:val="24"/>
          <w:szCs w:val="24"/>
        </w:rPr>
      </w:pPr>
      <w:proofErr w:type="gramStart"/>
      <w:r w:rsidRPr="00FA7A52">
        <w:rPr>
          <w:rFonts w:ascii="Times New Roman" w:hAnsi="Times New Roman" w:cs="Times New Roman"/>
          <w:sz w:val="24"/>
          <w:szCs w:val="24"/>
        </w:rPr>
        <w:t>&lt;!DOCTYPE</w:t>
      </w:r>
      <w:proofErr w:type="gramEnd"/>
      <w:r w:rsidRPr="00FA7A52">
        <w:rPr>
          <w:rFonts w:ascii="Times New Roman" w:hAnsi="Times New Roman" w:cs="Times New Roman"/>
          <w:sz w:val="24"/>
          <w:szCs w:val="24"/>
        </w:rPr>
        <w:t xml:space="preserve"> model SYSTEM "DesignRationale.dtd"&gt;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&lt;model </w:t>
      </w:r>
      <w:proofErr w:type="spellStart"/>
      <w:r w:rsidRPr="00FA7A52">
        <w:rPr>
          <w:rFonts w:ascii="Times New Roman" w:hAnsi="Times New Roman" w:cs="Times New Roman"/>
          <w:sz w:val="24"/>
          <w:szCs w:val="24"/>
        </w:rPr>
        <w:t>rootview</w:t>
      </w:r>
      <w:proofErr w:type="spellEnd"/>
      <w:r w:rsidRPr="00FA7A52">
        <w:rPr>
          <w:rFonts w:ascii="Times New Roman" w:hAnsi="Times New Roman" w:cs="Times New Roman"/>
          <w:sz w:val="24"/>
          <w:szCs w:val="24"/>
        </w:rPr>
        <w:t xml:space="preserve">="1270011432466003528"&gt;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w:t>
      </w:r>
      <w:proofErr w:type="gramStart"/>
      <w:r w:rsidRPr="00FA7A52">
        <w:rPr>
          <w:rFonts w:ascii="Times New Roman" w:hAnsi="Times New Roman" w:cs="Times New Roman"/>
          <w:sz w:val="24"/>
          <w:szCs w:val="24"/>
        </w:rPr>
        <w:t>views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p>
    <w:p w:rsidR="00A247BD" w:rsidRPr="00FA7A52" w:rsidRDefault="00F971F6"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&lt;/views&gt;</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w:t>
      </w:r>
      <w:proofErr w:type="gramStart"/>
      <w:r w:rsidRPr="00FA7A52">
        <w:rPr>
          <w:rFonts w:ascii="Times New Roman" w:hAnsi="Times New Roman" w:cs="Times New Roman"/>
          <w:sz w:val="24"/>
          <w:szCs w:val="24"/>
        </w:rPr>
        <w:t>nodes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&lt;node id="</w:t>
      </w:r>
      <w:r w:rsidR="00AB698E">
        <w:rPr>
          <w:rFonts w:ascii="Times New Roman" w:hAnsi="Times New Roman" w:cs="Times New Roman" w:hint="eastAsia"/>
          <w:sz w:val="24"/>
          <w:szCs w:val="24"/>
        </w:rPr>
        <w:t>1921681852301432516957376</w:t>
      </w:r>
      <w:r w:rsidRPr="00FA7A52">
        <w:rPr>
          <w:rFonts w:ascii="Times New Roman" w:hAnsi="Times New Roman" w:cs="Times New Roman"/>
          <w:sz w:val="24"/>
          <w:szCs w:val="24"/>
        </w:rPr>
        <w:t xml:space="preserve">" type="2" </w:t>
      </w:r>
      <w:proofErr w:type="spellStart"/>
      <w:r w:rsidRPr="00FA7A52">
        <w:rPr>
          <w:rFonts w:ascii="Times New Roman" w:hAnsi="Times New Roman" w:cs="Times New Roman"/>
          <w:sz w:val="24"/>
          <w:szCs w:val="24"/>
        </w:rPr>
        <w:t>extendedt</w:t>
      </w:r>
      <w:r w:rsidR="00AB698E">
        <w:rPr>
          <w:rFonts w:ascii="Times New Roman" w:hAnsi="Times New Roman" w:cs="Times New Roman"/>
          <w:sz w:val="24"/>
          <w:szCs w:val="24"/>
        </w:rPr>
        <w:t>ype</w:t>
      </w:r>
      <w:proofErr w:type="spellEnd"/>
      <w:r w:rsidR="00AB698E">
        <w:rPr>
          <w:rFonts w:ascii="Times New Roman" w:hAnsi="Times New Roman" w:cs="Times New Roman"/>
          <w:sz w:val="24"/>
          <w:szCs w:val="24"/>
        </w:rPr>
        <w:t xml:space="preserve">="" </w:t>
      </w:r>
      <w:proofErr w:type="spellStart"/>
      <w:r w:rsidR="00AB698E">
        <w:rPr>
          <w:rFonts w:ascii="Times New Roman" w:hAnsi="Times New Roman" w:cs="Times New Roman"/>
          <w:sz w:val="24"/>
          <w:szCs w:val="24"/>
        </w:rPr>
        <w:t>originalid</w:t>
      </w:r>
      <w:proofErr w:type="spellEnd"/>
      <w:r w:rsidR="00AB698E">
        <w:rPr>
          <w:rFonts w:ascii="Times New Roman" w:hAnsi="Times New Roman" w:cs="Times New Roman"/>
          <w:sz w:val="24"/>
          <w:szCs w:val="24"/>
        </w:rPr>
        <w:t>="" author="</w:t>
      </w:r>
      <w:proofErr w:type="spellStart"/>
      <w:r w:rsidR="00AB698E">
        <w:rPr>
          <w:rFonts w:ascii="Times New Roman" w:hAnsi="Times New Roman" w:cs="Times New Roman" w:hint="eastAsia"/>
          <w:sz w:val="24"/>
          <w:szCs w:val="24"/>
        </w:rPr>
        <w:t>zr</w:t>
      </w:r>
      <w:proofErr w:type="spellEnd"/>
      <w:r w:rsidRPr="00FA7A52">
        <w:rPr>
          <w:rFonts w:ascii="Times New Roman" w:hAnsi="Times New Roman" w:cs="Times New Roman"/>
          <w:sz w:val="24"/>
          <w:szCs w:val="24"/>
        </w:rPr>
        <w:t>" created="</w:t>
      </w:r>
      <w:r w:rsidR="00AB698E">
        <w:rPr>
          <w:rFonts w:ascii="Times New Roman" w:hAnsi="Times New Roman" w:cs="Times New Roman" w:hint="eastAsia"/>
          <w:sz w:val="24"/>
          <w:szCs w:val="24"/>
        </w:rPr>
        <w:t>1431727112192</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w:t>
      </w:r>
      <w:r w:rsidR="00787694" w:rsidRPr="00FA7A52">
        <w:rPr>
          <w:rFonts w:ascii="Times New Roman" w:hAnsi="Times New Roman" w:cs="Times New Roman"/>
          <w:sz w:val="24"/>
          <w:szCs w:val="24"/>
        </w:rPr>
        <w:t>ied</w:t>
      </w:r>
      <w:proofErr w:type="spellEnd"/>
      <w:r w:rsidR="00787694" w:rsidRPr="00FA7A52">
        <w:rPr>
          <w:rFonts w:ascii="Times New Roman" w:hAnsi="Times New Roman" w:cs="Times New Roman"/>
          <w:sz w:val="24"/>
          <w:szCs w:val="24"/>
        </w:rPr>
        <w:t>="</w:t>
      </w:r>
      <w:r w:rsidR="00AB698E">
        <w:rPr>
          <w:rFonts w:ascii="Times New Roman" w:hAnsi="Times New Roman" w:cs="Times New Roman" w:hint="eastAsia"/>
          <w:sz w:val="24"/>
          <w:szCs w:val="24"/>
        </w:rPr>
        <w:t>1432516957401</w:t>
      </w:r>
      <w:r w:rsidR="00787694" w:rsidRPr="00FA7A52">
        <w:rPr>
          <w:rFonts w:ascii="Times New Roman" w:hAnsi="Times New Roman" w:cs="Times New Roman"/>
          <w:sz w:val="24"/>
          <w:szCs w:val="24"/>
        </w:rPr>
        <w:t>" label="</w:t>
      </w:r>
      <w:r w:rsidR="00AB698E">
        <w:rPr>
          <w:rFonts w:ascii="Times New Roman" w:hAnsi="Times New Roman" w:cs="Times New Roman" w:hint="eastAsia"/>
          <w:sz w:val="24"/>
          <w:szCs w:val="24"/>
        </w:rPr>
        <w:t xml:space="preserve">eI3 </w:t>
      </w:r>
      <w:r w:rsidR="00AB698E">
        <w:rPr>
          <w:rFonts w:ascii="Times New Roman" w:hAnsi="Times New Roman" w:cs="Times New Roman" w:hint="eastAsia"/>
          <w:sz w:val="24"/>
          <w:szCs w:val="24"/>
        </w:rPr>
        <w:t>选定压力机</w:t>
      </w:r>
      <w:r w:rsidR="00AB698E">
        <w:rPr>
          <w:rFonts w:ascii="Times New Roman" w:hAnsi="Times New Roman" w:cs="Times New Roman"/>
          <w:sz w:val="24"/>
          <w:szCs w:val="24"/>
        </w:rPr>
        <w:t>" state="</w:t>
      </w:r>
      <w:r w:rsidR="00AB698E">
        <w:rPr>
          <w:rFonts w:ascii="Times New Roman" w:hAnsi="Times New Roman" w:cs="Times New Roman" w:hint="eastAsia"/>
          <w:sz w:val="24"/>
          <w:szCs w:val="24"/>
        </w:rPr>
        <w:t>2</w:t>
      </w:r>
      <w:r w:rsidR="00AB698E">
        <w:rPr>
          <w:rFonts w:ascii="Times New Roman" w:hAnsi="Times New Roman" w:cs="Times New Roman"/>
          <w:sz w:val="24"/>
          <w:szCs w:val="24"/>
        </w:rPr>
        <w:t xml:space="preserve">" </w:t>
      </w:r>
      <w:proofErr w:type="spellStart"/>
      <w:r w:rsidR="00AB698E">
        <w:rPr>
          <w:rFonts w:ascii="Times New Roman" w:hAnsi="Times New Roman" w:cs="Times New Roman"/>
          <w:sz w:val="24"/>
          <w:szCs w:val="24"/>
        </w:rPr>
        <w:t>lastModificationAuthor</w:t>
      </w:r>
      <w:proofErr w:type="spellEnd"/>
      <w:r w:rsidR="00AB698E">
        <w:rPr>
          <w:rFonts w:ascii="Times New Roman" w:hAnsi="Times New Roman" w:cs="Times New Roman"/>
          <w:sz w:val="24"/>
          <w:szCs w:val="24"/>
        </w:rPr>
        <w:t>="</w:t>
      </w:r>
      <w:proofErr w:type="spellStart"/>
      <w:r w:rsidR="00AB698E">
        <w:rPr>
          <w:rFonts w:ascii="Times New Roman" w:hAnsi="Times New Roman" w:cs="Times New Roman" w:hint="eastAsia"/>
          <w:sz w:val="24"/>
          <w:szCs w:val="24"/>
        </w:rPr>
        <w:t>zr</w:t>
      </w:r>
      <w:proofErr w:type="spell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w:t>
      </w:r>
      <w:proofErr w:type="gramStart"/>
      <w:r w:rsidRPr="00FA7A52">
        <w:rPr>
          <w:rFonts w:ascii="Times New Roman" w:hAnsi="Times New Roman" w:cs="Times New Roman"/>
          <w:sz w:val="24"/>
          <w:szCs w:val="24"/>
        </w:rPr>
        <w:t>details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&lt;page </w:t>
      </w:r>
      <w:proofErr w:type="spellStart"/>
      <w:r w:rsidRPr="00FA7A52">
        <w:rPr>
          <w:rFonts w:ascii="Times New Roman" w:hAnsi="Times New Roman" w:cs="Times New Roman"/>
          <w:sz w:val="24"/>
          <w:szCs w:val="24"/>
        </w:rPr>
        <w:t>nodeid</w:t>
      </w:r>
      <w:proofErr w:type="spellEnd"/>
      <w:r w:rsidRPr="00FA7A52">
        <w:rPr>
          <w:rFonts w:ascii="Times New Roman" w:hAnsi="Times New Roman" w:cs="Times New Roman"/>
          <w:sz w:val="24"/>
          <w:szCs w:val="24"/>
        </w:rPr>
        <w:t>="</w:t>
      </w:r>
      <w:r w:rsidR="00AB698E">
        <w:rPr>
          <w:rFonts w:ascii="Times New Roman" w:hAnsi="Times New Roman" w:cs="Times New Roman" w:hint="eastAsia"/>
          <w:sz w:val="24"/>
          <w:szCs w:val="24"/>
        </w:rPr>
        <w:t>1921681852301432516957376</w:t>
      </w:r>
      <w:r w:rsidR="00AB698E">
        <w:rPr>
          <w:rFonts w:ascii="Times New Roman" w:hAnsi="Times New Roman" w:cs="Times New Roman"/>
          <w:sz w:val="24"/>
          <w:szCs w:val="24"/>
        </w:rPr>
        <w:t>" author="</w:t>
      </w:r>
      <w:proofErr w:type="spellStart"/>
      <w:r w:rsidR="00AB698E">
        <w:rPr>
          <w:rFonts w:ascii="Times New Roman" w:hAnsi="Times New Roman" w:cs="Times New Roman" w:hint="eastAsia"/>
          <w:sz w:val="24"/>
          <w:szCs w:val="24"/>
        </w:rPr>
        <w:t>zr</w:t>
      </w:r>
      <w:proofErr w:type="spellEnd"/>
      <w:r w:rsidRPr="00FA7A52">
        <w:rPr>
          <w:rFonts w:ascii="Times New Roman" w:hAnsi="Times New Roman" w:cs="Times New Roman"/>
          <w:sz w:val="24"/>
          <w:szCs w:val="24"/>
        </w:rPr>
        <w:t>" created="</w:t>
      </w:r>
      <w:r w:rsidR="00AB698E">
        <w:rPr>
          <w:rFonts w:ascii="Times New Roman" w:hAnsi="Times New Roman" w:cs="Times New Roman" w:hint="eastAsia"/>
          <w:sz w:val="24"/>
          <w:szCs w:val="24"/>
        </w:rPr>
        <w:t>1431727112192</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w:t>
      </w:r>
      <w:r w:rsidR="00AB698E">
        <w:rPr>
          <w:rFonts w:ascii="Times New Roman" w:hAnsi="Times New Roman" w:cs="Times New Roman" w:hint="eastAsia"/>
          <w:sz w:val="24"/>
          <w:szCs w:val="24"/>
        </w:rPr>
        <w:t>1431727112192</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pageno</w:t>
      </w:r>
      <w:proofErr w:type="spellEnd"/>
      <w:r w:rsidRPr="00FA7A52">
        <w:rPr>
          <w:rFonts w:ascii="Times New Roman" w:hAnsi="Times New Roman" w:cs="Times New Roman"/>
          <w:sz w:val="24"/>
          <w:szCs w:val="24"/>
        </w:rPr>
        <w:t xml:space="preserve">="1"&gt;Home Window of </w:t>
      </w:r>
      <w:proofErr w:type="spellStart"/>
      <w:proofErr w:type="gramStart"/>
      <w:r w:rsidRPr="00FA7A52">
        <w:rPr>
          <w:rFonts w:ascii="Times New Roman" w:hAnsi="Times New Roman" w:cs="Times New Roman"/>
          <w:sz w:val="24"/>
          <w:szCs w:val="24"/>
        </w:rPr>
        <w:t>abc</w:t>
      </w:r>
      <w:proofErr w:type="spellEnd"/>
      <w:proofErr w:type="gramEnd"/>
      <w:r w:rsidRPr="00FA7A52">
        <w:rPr>
          <w:rFonts w:ascii="Times New Roman" w:hAnsi="Times New Roman" w:cs="Times New Roman"/>
          <w:sz w:val="24"/>
          <w:szCs w:val="24"/>
        </w:rPr>
        <w:t xml:space="preserve">&lt;/page&gt; </w:t>
      </w:r>
    </w:p>
    <w:p w:rsidR="00A247BD" w:rsidRPr="00FA7A52" w:rsidRDefault="00EF3757" w:rsidP="00FA7A5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    &lt;/details&gt;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proofErr w:type="gramStart"/>
      <w:r w:rsidRPr="00FA7A52">
        <w:rPr>
          <w:rFonts w:ascii="Times New Roman" w:hAnsi="Times New Roman" w:cs="Times New Roman"/>
          <w:sz w:val="24"/>
          <w:szCs w:val="24"/>
        </w:rPr>
        <w:t>coderefs</w:t>
      </w:r>
      <w:proofErr w:type="spellEnd"/>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coderefs</w:t>
      </w:r>
      <w:proofErr w:type="spell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proofErr w:type="gramStart"/>
      <w:r w:rsidRPr="00FA7A52">
        <w:rPr>
          <w:rFonts w:ascii="Times New Roman" w:hAnsi="Times New Roman" w:cs="Times New Roman"/>
          <w:sz w:val="24"/>
          <w:szCs w:val="24"/>
        </w:rPr>
        <w:t>shortcutrefs</w:t>
      </w:r>
      <w:proofErr w:type="spellEnd"/>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shortcutrefs</w:t>
      </w:r>
      <w:proofErr w:type="spell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gramStart"/>
      <w:r w:rsidRPr="00FA7A52">
        <w:rPr>
          <w:rFonts w:ascii="Times New Roman" w:hAnsi="Times New Roman" w:cs="Times New Roman"/>
          <w:sz w:val="24"/>
          <w:szCs w:val="24"/>
        </w:rPr>
        <w:t>movies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&lt;/movies&gt;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&lt;/node&gt;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&lt;/node</w:t>
      </w:r>
      <w:r w:rsidR="00F971F6" w:rsidRPr="00FA7A52">
        <w:rPr>
          <w:rFonts w:ascii="Times New Roman" w:hAnsi="Times New Roman" w:cs="Times New Roman"/>
          <w:sz w:val="24"/>
          <w:szCs w:val="24"/>
        </w:rPr>
        <w:t>s&gt;</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w:t>
      </w:r>
      <w:proofErr w:type="gramStart"/>
      <w:r w:rsidRPr="00FA7A52">
        <w:rPr>
          <w:rFonts w:ascii="Times New Roman" w:hAnsi="Times New Roman" w:cs="Times New Roman"/>
          <w:sz w:val="24"/>
          <w:szCs w:val="24"/>
        </w:rPr>
        <w:t>links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&lt;link id="</w:t>
      </w:r>
      <w:r w:rsidR="00AB698E">
        <w:rPr>
          <w:rFonts w:ascii="Times New Roman" w:hAnsi="Times New Roman" w:cs="Times New Roman" w:hint="eastAsia"/>
          <w:sz w:val="24"/>
          <w:szCs w:val="24"/>
        </w:rPr>
        <w:t>1921681852301432516957</w:t>
      </w:r>
      <w:r w:rsidR="0047062D">
        <w:rPr>
          <w:rFonts w:ascii="Times New Roman" w:hAnsi="Times New Roman" w:cs="Times New Roman" w:hint="eastAsia"/>
          <w:sz w:val="24"/>
          <w:szCs w:val="24"/>
        </w:rPr>
        <w:t>869</w:t>
      </w:r>
      <w:r w:rsidRPr="00FA7A52">
        <w:rPr>
          <w:rFonts w:ascii="Times New Roman" w:hAnsi="Times New Roman" w:cs="Times New Roman"/>
          <w:sz w:val="24"/>
          <w:szCs w:val="24"/>
        </w:rPr>
        <w:t>" created="</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author="</w:t>
      </w:r>
      <w:r w:rsidR="0047062D">
        <w:rPr>
          <w:rFonts w:ascii="Times New Roman" w:hAnsi="Times New Roman" w:cs="Times New Roman" w:hint="eastAsia"/>
          <w:sz w:val="24"/>
          <w:szCs w:val="24"/>
        </w:rPr>
        <w:t>1</w:t>
      </w:r>
      <w:r w:rsidRPr="00FA7A52">
        <w:rPr>
          <w:rFonts w:ascii="Times New Roman" w:hAnsi="Times New Roman" w:cs="Times New Roman"/>
          <w:sz w:val="24"/>
          <w:szCs w:val="24"/>
        </w:rPr>
        <w:t>" type="</w:t>
      </w:r>
      <w:r w:rsidR="0047062D">
        <w:rPr>
          <w:rFonts w:ascii="Times New Roman" w:hAnsi="Times New Roman" w:cs="Times New Roman" w:hint="eastAsia"/>
          <w:sz w:val="24"/>
          <w:szCs w:val="24"/>
        </w:rPr>
        <w:t>46</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originalid</w:t>
      </w:r>
      <w:proofErr w:type="spellEnd"/>
      <w:r w:rsidRPr="00FA7A52">
        <w:rPr>
          <w:rFonts w:ascii="Times New Roman" w:hAnsi="Times New Roman" w:cs="Times New Roman"/>
          <w:sz w:val="24"/>
          <w:szCs w:val="24"/>
        </w:rPr>
        <w:t>="" from="</w:t>
      </w:r>
      <w:r w:rsidR="0047062D">
        <w:rPr>
          <w:rFonts w:ascii="Times New Roman" w:hAnsi="Times New Roman" w:cs="Times New Roman" w:hint="eastAsia"/>
          <w:sz w:val="24"/>
          <w:szCs w:val="24"/>
        </w:rPr>
        <w:t>1921681852301432516957376</w:t>
      </w:r>
      <w:r w:rsidRPr="00FA7A52">
        <w:rPr>
          <w:rFonts w:ascii="Times New Roman" w:hAnsi="Times New Roman" w:cs="Times New Roman"/>
          <w:sz w:val="24"/>
          <w:szCs w:val="24"/>
        </w:rPr>
        <w:t>" to="</w:t>
      </w:r>
      <w:r w:rsidR="0047062D">
        <w:rPr>
          <w:rFonts w:ascii="Times New Roman" w:hAnsi="Times New Roman" w:cs="Times New Roman" w:hint="eastAsia"/>
          <w:sz w:val="24"/>
          <w:szCs w:val="24"/>
        </w:rPr>
        <w:t>1921681852301432516957376</w:t>
      </w:r>
      <w:r w:rsidR="0047062D">
        <w:rPr>
          <w:rFonts w:ascii="Times New Roman" w:hAnsi="Times New Roman" w:cs="Times New Roman"/>
          <w:sz w:val="24"/>
          <w:szCs w:val="24"/>
        </w:rPr>
        <w:t>" label="re</w:t>
      </w:r>
      <w:r w:rsidR="0047062D">
        <w:rPr>
          <w:rFonts w:ascii="Times New Roman" w:hAnsi="Times New Roman" w:cs="Times New Roman" w:hint="eastAsia"/>
          <w:sz w:val="24"/>
          <w:szCs w:val="24"/>
        </w:rPr>
        <w:t>turn</w:t>
      </w:r>
      <w:r w:rsidRPr="00FA7A52">
        <w:rPr>
          <w:rFonts w:ascii="Times New Roman" w:hAnsi="Times New Roman" w:cs="Times New Roman"/>
          <w:sz w:val="24"/>
          <w:szCs w:val="24"/>
        </w:rPr>
        <w:t xml:space="preserve">-to"&gt;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proofErr w:type="gramStart"/>
      <w:r w:rsidRPr="00FA7A52">
        <w:rPr>
          <w:rFonts w:ascii="Times New Roman" w:hAnsi="Times New Roman" w:cs="Times New Roman"/>
          <w:sz w:val="24"/>
          <w:szCs w:val="24"/>
        </w:rPr>
        <w:t>linkviews</w:t>
      </w:r>
      <w:proofErr w:type="spellEnd"/>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linkview</w:t>
      </w:r>
      <w:proofErr w:type="spellEnd"/>
      <w:r w:rsidRPr="00FA7A52">
        <w:rPr>
          <w:rFonts w:ascii="Times New Roman" w:hAnsi="Times New Roman" w:cs="Times New Roman"/>
          <w:sz w:val="24"/>
          <w:szCs w:val="24"/>
        </w:rPr>
        <w:t xml:space="preserve"> id="1270011432466003528" created="</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arrowtype</w:t>
      </w:r>
      <w:proofErr w:type="spellEnd"/>
      <w:r w:rsidRPr="00FA7A52">
        <w:rPr>
          <w:rFonts w:ascii="Times New Roman" w:hAnsi="Times New Roman" w:cs="Times New Roman"/>
          <w:sz w:val="24"/>
          <w:szCs w:val="24"/>
        </w:rPr>
        <w:t xml:space="preserve">="1" </w:t>
      </w:r>
      <w:proofErr w:type="spellStart"/>
      <w:r w:rsidRPr="00FA7A52">
        <w:rPr>
          <w:rFonts w:ascii="Times New Roman" w:hAnsi="Times New Roman" w:cs="Times New Roman"/>
          <w:sz w:val="24"/>
          <w:szCs w:val="24"/>
        </w:rPr>
        <w:t>linkstyle</w:t>
      </w:r>
      <w:proofErr w:type="spellEnd"/>
      <w:r w:rsidRPr="00FA7A52">
        <w:rPr>
          <w:rFonts w:ascii="Times New Roman" w:hAnsi="Times New Roman" w:cs="Times New Roman"/>
          <w:sz w:val="24"/>
          <w:szCs w:val="24"/>
        </w:rPr>
        <w:t xml:space="preserve">="0" </w:t>
      </w:r>
      <w:proofErr w:type="spellStart"/>
      <w:r w:rsidRPr="00FA7A52">
        <w:rPr>
          <w:rFonts w:ascii="Times New Roman" w:hAnsi="Times New Roman" w:cs="Times New Roman"/>
          <w:sz w:val="24"/>
          <w:szCs w:val="24"/>
        </w:rPr>
        <w:t>linkdashed</w:t>
      </w:r>
      <w:proofErr w:type="spellEnd"/>
      <w:r w:rsidRPr="00FA7A52">
        <w:rPr>
          <w:rFonts w:ascii="Times New Roman" w:hAnsi="Times New Roman" w:cs="Times New Roman"/>
          <w:sz w:val="24"/>
          <w:szCs w:val="24"/>
        </w:rPr>
        <w:t xml:space="preserve">="0" </w:t>
      </w:r>
      <w:proofErr w:type="spellStart"/>
      <w:r w:rsidRPr="00FA7A52">
        <w:rPr>
          <w:rFonts w:ascii="Times New Roman" w:hAnsi="Times New Roman" w:cs="Times New Roman"/>
          <w:sz w:val="24"/>
          <w:szCs w:val="24"/>
        </w:rPr>
        <w:t>linkweight</w:t>
      </w:r>
      <w:proofErr w:type="spellEnd"/>
      <w:r w:rsidRPr="00FA7A52">
        <w:rPr>
          <w:rFonts w:ascii="Times New Roman" w:hAnsi="Times New Roman" w:cs="Times New Roman"/>
          <w:sz w:val="24"/>
          <w:szCs w:val="24"/>
        </w:rPr>
        <w:t xml:space="preserve">="1" </w:t>
      </w:r>
      <w:proofErr w:type="spellStart"/>
      <w:r w:rsidRPr="00FA7A52">
        <w:rPr>
          <w:rFonts w:ascii="Times New Roman" w:hAnsi="Times New Roman" w:cs="Times New Roman"/>
          <w:sz w:val="24"/>
          <w:szCs w:val="24"/>
        </w:rPr>
        <w:t>linkcolour</w:t>
      </w:r>
      <w:proofErr w:type="spellEnd"/>
      <w:r w:rsidRPr="00FA7A52">
        <w:rPr>
          <w:rFonts w:ascii="Times New Roman" w:hAnsi="Times New Roman" w:cs="Times New Roman"/>
          <w:sz w:val="24"/>
          <w:szCs w:val="24"/>
        </w:rPr>
        <w:t xml:space="preserve">="-65281" </w:t>
      </w:r>
      <w:proofErr w:type="spellStart"/>
      <w:r w:rsidRPr="00FA7A52">
        <w:rPr>
          <w:rFonts w:ascii="Times New Roman" w:hAnsi="Times New Roman" w:cs="Times New Roman"/>
          <w:sz w:val="24"/>
          <w:szCs w:val="24"/>
        </w:rPr>
        <w:t>labelWrapWidth</w:t>
      </w:r>
      <w:proofErr w:type="spellEnd"/>
      <w:r w:rsidRPr="00FA7A52">
        <w:rPr>
          <w:rFonts w:ascii="Times New Roman" w:hAnsi="Times New Roman" w:cs="Times New Roman"/>
          <w:sz w:val="24"/>
          <w:szCs w:val="24"/>
        </w:rPr>
        <w:t xml:space="preserve">="25" </w:t>
      </w:r>
      <w:proofErr w:type="spellStart"/>
      <w:r w:rsidRPr="00FA7A52">
        <w:rPr>
          <w:rFonts w:ascii="Times New Roman" w:hAnsi="Times New Roman" w:cs="Times New Roman"/>
          <w:sz w:val="24"/>
          <w:szCs w:val="24"/>
        </w:rPr>
        <w:t>fontsize</w:t>
      </w:r>
      <w:proofErr w:type="spellEnd"/>
      <w:r w:rsidRPr="00FA7A52">
        <w:rPr>
          <w:rFonts w:ascii="Times New Roman" w:hAnsi="Times New Roman" w:cs="Times New Roman"/>
          <w:sz w:val="24"/>
          <w:szCs w:val="24"/>
        </w:rPr>
        <w:t xml:space="preserve">="12" </w:t>
      </w:r>
      <w:proofErr w:type="spellStart"/>
      <w:r w:rsidRPr="00FA7A52">
        <w:rPr>
          <w:rFonts w:ascii="Times New Roman" w:hAnsi="Times New Roman" w:cs="Times New Roman"/>
          <w:sz w:val="24"/>
          <w:szCs w:val="24"/>
        </w:rPr>
        <w:t>fontface</w:t>
      </w:r>
      <w:proofErr w:type="spellEnd"/>
      <w:r w:rsidRPr="00FA7A52">
        <w:rPr>
          <w:rFonts w:ascii="Times New Roman" w:hAnsi="Times New Roman" w:cs="Times New Roman"/>
          <w:sz w:val="24"/>
          <w:szCs w:val="24"/>
        </w:rPr>
        <w:t xml:space="preserve">="Dialog" </w:t>
      </w:r>
      <w:proofErr w:type="spellStart"/>
      <w:r w:rsidRPr="00FA7A52">
        <w:rPr>
          <w:rFonts w:ascii="Times New Roman" w:hAnsi="Times New Roman" w:cs="Times New Roman"/>
          <w:sz w:val="24"/>
          <w:szCs w:val="24"/>
        </w:rPr>
        <w:t>fontstyle</w:t>
      </w:r>
      <w:proofErr w:type="spellEnd"/>
      <w:r w:rsidRPr="00FA7A52">
        <w:rPr>
          <w:rFonts w:ascii="Times New Roman" w:hAnsi="Times New Roman" w:cs="Times New Roman"/>
          <w:sz w:val="24"/>
          <w:szCs w:val="24"/>
        </w:rPr>
        <w:t>="0" foreground="-16</w:t>
      </w:r>
      <w:r w:rsidR="00F971F6" w:rsidRPr="00FA7A52">
        <w:rPr>
          <w:rFonts w:ascii="Times New Roman" w:hAnsi="Times New Roman" w:cs="Times New Roman"/>
          <w:sz w:val="24"/>
          <w:szCs w:val="24"/>
        </w:rPr>
        <w:t xml:space="preserve">777216" background="-1" /&gt;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linkviews</w:t>
      </w:r>
      <w:proofErr w:type="spellEnd"/>
      <w:r w:rsidRPr="00FA7A52">
        <w:rPr>
          <w:rFonts w:ascii="Times New Roman" w:hAnsi="Times New Roman" w:cs="Times New Roman"/>
          <w:sz w:val="24"/>
          <w:szCs w:val="24"/>
        </w:rPr>
        <w:t xml:space="preserve">&gt; </w:t>
      </w:r>
    </w:p>
    <w:p w:rsidR="00A247BD" w:rsidRPr="00FA7A52" w:rsidRDefault="00F971F6"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&lt;/link&gt;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&lt;link id="</w:t>
      </w:r>
      <w:r w:rsidR="0047062D">
        <w:rPr>
          <w:rFonts w:ascii="Times New Roman" w:hAnsi="Times New Roman" w:cs="Times New Roman" w:hint="eastAsia"/>
          <w:sz w:val="24"/>
          <w:szCs w:val="24"/>
        </w:rPr>
        <w:t>1921681852301432516957696</w:t>
      </w:r>
      <w:r w:rsidRPr="00FA7A52">
        <w:rPr>
          <w:rFonts w:ascii="Times New Roman" w:hAnsi="Times New Roman" w:cs="Times New Roman"/>
          <w:sz w:val="24"/>
          <w:szCs w:val="24"/>
        </w:rPr>
        <w:t>" created="</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w:t>
      </w:r>
      <w:r w:rsidR="0047062D">
        <w:rPr>
          <w:rFonts w:ascii="Times New Roman" w:hAnsi="Times New Roman" w:cs="Times New Roman"/>
          <w:sz w:val="24"/>
          <w:szCs w:val="24"/>
        </w:rPr>
        <w:t>fied</w:t>
      </w:r>
      <w:proofErr w:type="spellEnd"/>
      <w:r w:rsidR="0047062D">
        <w:rPr>
          <w:rFonts w:ascii="Times New Roman" w:hAnsi="Times New Roman" w:cs="Times New Roman"/>
          <w:sz w:val="24"/>
          <w:szCs w:val="24"/>
        </w:rPr>
        <w:t>="1432483659776" author="</w:t>
      </w:r>
      <w:r w:rsidR="0047062D">
        <w:rPr>
          <w:rFonts w:ascii="Times New Roman" w:hAnsi="Times New Roman" w:cs="Times New Roman" w:hint="eastAsia"/>
          <w:sz w:val="24"/>
          <w:szCs w:val="24"/>
        </w:rPr>
        <w:t>1</w:t>
      </w:r>
      <w:r w:rsidRPr="00FA7A52">
        <w:rPr>
          <w:rFonts w:ascii="Times New Roman" w:hAnsi="Times New Roman" w:cs="Times New Roman"/>
          <w:sz w:val="24"/>
          <w:szCs w:val="24"/>
        </w:rPr>
        <w:t xml:space="preserve">" type="43" </w:t>
      </w:r>
      <w:proofErr w:type="spellStart"/>
      <w:r w:rsidRPr="00FA7A52">
        <w:rPr>
          <w:rFonts w:ascii="Times New Roman" w:hAnsi="Times New Roman" w:cs="Times New Roman"/>
          <w:sz w:val="24"/>
          <w:szCs w:val="24"/>
        </w:rPr>
        <w:t>originalid</w:t>
      </w:r>
      <w:proofErr w:type="spellEnd"/>
      <w:r w:rsidRPr="00FA7A52">
        <w:rPr>
          <w:rFonts w:ascii="Times New Roman" w:hAnsi="Times New Roman" w:cs="Times New Roman"/>
          <w:sz w:val="24"/>
          <w:szCs w:val="24"/>
        </w:rPr>
        <w:t>="" from="</w:t>
      </w:r>
      <w:r w:rsidR="0047062D">
        <w:rPr>
          <w:rFonts w:ascii="Times New Roman" w:hAnsi="Times New Roman" w:cs="Times New Roman" w:hint="eastAsia"/>
          <w:sz w:val="24"/>
          <w:szCs w:val="24"/>
        </w:rPr>
        <w:t>1921681852301432516957376</w:t>
      </w:r>
      <w:r w:rsidRPr="00FA7A52">
        <w:rPr>
          <w:rFonts w:ascii="Times New Roman" w:hAnsi="Times New Roman" w:cs="Times New Roman"/>
          <w:sz w:val="24"/>
          <w:szCs w:val="24"/>
        </w:rPr>
        <w:t>" to="</w:t>
      </w:r>
      <w:r w:rsidR="0047062D">
        <w:rPr>
          <w:rFonts w:ascii="Times New Roman" w:hAnsi="Times New Roman" w:cs="Times New Roman" w:hint="eastAsia"/>
          <w:sz w:val="24"/>
          <w:szCs w:val="24"/>
        </w:rPr>
        <w:t>19216818523014325169</w:t>
      </w:r>
      <w:r w:rsidR="009539F1">
        <w:rPr>
          <w:rFonts w:ascii="Times New Roman" w:hAnsi="Times New Roman" w:cs="Times New Roman" w:hint="eastAsia"/>
          <w:sz w:val="24"/>
          <w:szCs w:val="24"/>
        </w:rPr>
        <w:t>56723</w:t>
      </w:r>
      <w:r w:rsidRPr="00FA7A52">
        <w:rPr>
          <w:rFonts w:ascii="Times New Roman" w:hAnsi="Times New Roman" w:cs="Times New Roman"/>
          <w:sz w:val="24"/>
          <w:szCs w:val="24"/>
        </w:rPr>
        <w:t>" label="</w:t>
      </w:r>
      <w:r w:rsidR="009539F1">
        <w:rPr>
          <w:rFonts w:ascii="Times New Roman" w:hAnsi="Times New Roman" w:cs="Times New Roman" w:hint="eastAsia"/>
          <w:sz w:val="24"/>
          <w:szCs w:val="24"/>
        </w:rPr>
        <w:t>evolve-to</w:t>
      </w:r>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proofErr w:type="gramStart"/>
      <w:r w:rsidRPr="00FA7A52">
        <w:rPr>
          <w:rFonts w:ascii="Times New Roman" w:hAnsi="Times New Roman" w:cs="Times New Roman"/>
          <w:sz w:val="24"/>
          <w:szCs w:val="24"/>
        </w:rPr>
        <w:t>linkviews</w:t>
      </w:r>
      <w:proofErr w:type="spellEnd"/>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linkview</w:t>
      </w:r>
      <w:proofErr w:type="spellEnd"/>
      <w:r w:rsidRPr="00FA7A52">
        <w:rPr>
          <w:rFonts w:ascii="Times New Roman" w:hAnsi="Times New Roman" w:cs="Times New Roman"/>
          <w:sz w:val="24"/>
          <w:szCs w:val="24"/>
        </w:rPr>
        <w:t xml:space="preserve"> id="</w:t>
      </w:r>
      <w:r w:rsidR="009539F1">
        <w:rPr>
          <w:rFonts w:ascii="Times New Roman" w:hAnsi="Times New Roman" w:cs="Times New Roman" w:hint="eastAsia"/>
          <w:sz w:val="24"/>
          <w:szCs w:val="24"/>
        </w:rPr>
        <w:t>1921681852301432516957696</w:t>
      </w:r>
      <w:r w:rsidRPr="00FA7A52">
        <w:rPr>
          <w:rFonts w:ascii="Times New Roman" w:hAnsi="Times New Roman" w:cs="Times New Roman"/>
          <w:sz w:val="24"/>
          <w:szCs w:val="24"/>
        </w:rPr>
        <w:t>" created="</w:t>
      </w:r>
      <w:r w:rsidR="009539F1">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w:t>
      </w:r>
      <w:r w:rsidR="009539F1">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arrowtype</w:t>
      </w:r>
      <w:proofErr w:type="spellEnd"/>
      <w:r w:rsidRPr="00FA7A52">
        <w:rPr>
          <w:rFonts w:ascii="Times New Roman" w:hAnsi="Times New Roman" w:cs="Times New Roman"/>
          <w:sz w:val="24"/>
          <w:szCs w:val="24"/>
        </w:rPr>
        <w:t xml:space="preserve">="2" </w:t>
      </w:r>
      <w:proofErr w:type="spellStart"/>
      <w:r w:rsidRPr="00FA7A52">
        <w:rPr>
          <w:rFonts w:ascii="Times New Roman" w:hAnsi="Times New Roman" w:cs="Times New Roman"/>
          <w:sz w:val="24"/>
          <w:szCs w:val="24"/>
        </w:rPr>
        <w:t>linkstyle</w:t>
      </w:r>
      <w:proofErr w:type="spellEnd"/>
      <w:r w:rsidRPr="00FA7A52">
        <w:rPr>
          <w:rFonts w:ascii="Times New Roman" w:hAnsi="Times New Roman" w:cs="Times New Roman"/>
          <w:sz w:val="24"/>
          <w:szCs w:val="24"/>
        </w:rPr>
        <w:t xml:space="preserve">="0" </w:t>
      </w:r>
      <w:proofErr w:type="spellStart"/>
      <w:r w:rsidRPr="00FA7A52">
        <w:rPr>
          <w:rFonts w:ascii="Times New Roman" w:hAnsi="Times New Roman" w:cs="Times New Roman"/>
          <w:sz w:val="24"/>
          <w:szCs w:val="24"/>
        </w:rPr>
        <w:t>linkdashed</w:t>
      </w:r>
      <w:proofErr w:type="spellEnd"/>
      <w:r w:rsidRPr="00FA7A52">
        <w:rPr>
          <w:rFonts w:ascii="Times New Roman" w:hAnsi="Times New Roman" w:cs="Times New Roman"/>
          <w:sz w:val="24"/>
          <w:szCs w:val="24"/>
        </w:rPr>
        <w:t xml:space="preserve">="0" </w:t>
      </w:r>
      <w:proofErr w:type="spellStart"/>
      <w:r w:rsidRPr="00FA7A52">
        <w:rPr>
          <w:rFonts w:ascii="Times New Roman" w:hAnsi="Times New Roman" w:cs="Times New Roman"/>
          <w:sz w:val="24"/>
          <w:szCs w:val="24"/>
        </w:rPr>
        <w:t>linkweight</w:t>
      </w:r>
      <w:proofErr w:type="spellEnd"/>
      <w:r w:rsidRPr="00FA7A52">
        <w:rPr>
          <w:rFonts w:ascii="Times New Roman" w:hAnsi="Times New Roman" w:cs="Times New Roman"/>
          <w:sz w:val="24"/>
          <w:szCs w:val="24"/>
        </w:rPr>
        <w:t xml:space="preserve">="1" </w:t>
      </w:r>
      <w:proofErr w:type="spellStart"/>
      <w:r w:rsidRPr="00FA7A52">
        <w:rPr>
          <w:rFonts w:ascii="Times New Roman" w:hAnsi="Times New Roman" w:cs="Times New Roman"/>
          <w:sz w:val="24"/>
          <w:szCs w:val="24"/>
        </w:rPr>
        <w:t>linkcolour</w:t>
      </w:r>
      <w:proofErr w:type="spellEnd"/>
      <w:r w:rsidRPr="00FA7A52">
        <w:rPr>
          <w:rFonts w:ascii="Times New Roman" w:hAnsi="Times New Roman" w:cs="Times New Roman"/>
          <w:sz w:val="24"/>
          <w:szCs w:val="24"/>
        </w:rPr>
        <w:t xml:space="preserve">="-16776961" </w:t>
      </w:r>
      <w:proofErr w:type="spellStart"/>
      <w:r w:rsidRPr="00FA7A52">
        <w:rPr>
          <w:rFonts w:ascii="Times New Roman" w:hAnsi="Times New Roman" w:cs="Times New Roman"/>
          <w:sz w:val="24"/>
          <w:szCs w:val="24"/>
        </w:rPr>
        <w:lastRenderedPageBreak/>
        <w:t>labelWrapWidth</w:t>
      </w:r>
      <w:proofErr w:type="spellEnd"/>
      <w:r w:rsidRPr="00FA7A52">
        <w:rPr>
          <w:rFonts w:ascii="Times New Roman" w:hAnsi="Times New Roman" w:cs="Times New Roman"/>
          <w:sz w:val="24"/>
          <w:szCs w:val="24"/>
        </w:rPr>
        <w:t xml:space="preserve">="25" </w:t>
      </w:r>
      <w:proofErr w:type="spellStart"/>
      <w:r w:rsidRPr="00FA7A52">
        <w:rPr>
          <w:rFonts w:ascii="Times New Roman" w:hAnsi="Times New Roman" w:cs="Times New Roman"/>
          <w:sz w:val="24"/>
          <w:szCs w:val="24"/>
        </w:rPr>
        <w:t>fontsize</w:t>
      </w:r>
      <w:proofErr w:type="spellEnd"/>
      <w:r w:rsidRPr="00FA7A52">
        <w:rPr>
          <w:rFonts w:ascii="Times New Roman" w:hAnsi="Times New Roman" w:cs="Times New Roman"/>
          <w:sz w:val="24"/>
          <w:szCs w:val="24"/>
        </w:rPr>
        <w:t xml:space="preserve">="12" </w:t>
      </w:r>
      <w:proofErr w:type="spellStart"/>
      <w:r w:rsidRPr="00FA7A52">
        <w:rPr>
          <w:rFonts w:ascii="Times New Roman" w:hAnsi="Times New Roman" w:cs="Times New Roman"/>
          <w:sz w:val="24"/>
          <w:szCs w:val="24"/>
        </w:rPr>
        <w:t>fontface</w:t>
      </w:r>
      <w:proofErr w:type="spellEnd"/>
      <w:r w:rsidRPr="00FA7A52">
        <w:rPr>
          <w:rFonts w:ascii="Times New Roman" w:hAnsi="Times New Roman" w:cs="Times New Roman"/>
          <w:sz w:val="24"/>
          <w:szCs w:val="24"/>
        </w:rPr>
        <w:t xml:space="preserve">="Dialog" </w:t>
      </w:r>
      <w:proofErr w:type="spellStart"/>
      <w:r w:rsidRPr="00FA7A52">
        <w:rPr>
          <w:rFonts w:ascii="Times New Roman" w:hAnsi="Times New Roman" w:cs="Times New Roman"/>
          <w:sz w:val="24"/>
          <w:szCs w:val="24"/>
        </w:rPr>
        <w:t>fontstyle</w:t>
      </w:r>
      <w:proofErr w:type="spellEnd"/>
      <w:r w:rsidRPr="00FA7A52">
        <w:rPr>
          <w:rFonts w:ascii="Times New Roman" w:hAnsi="Times New Roman" w:cs="Times New Roman"/>
          <w:sz w:val="24"/>
          <w:szCs w:val="24"/>
        </w:rPr>
        <w:t>="0" foreground=</w:t>
      </w:r>
      <w:r w:rsidR="00F971F6" w:rsidRPr="00FA7A52">
        <w:rPr>
          <w:rFonts w:ascii="Times New Roman" w:hAnsi="Times New Roman" w:cs="Times New Roman"/>
          <w:sz w:val="24"/>
          <w:szCs w:val="24"/>
        </w:rPr>
        <w:t xml:space="preserve">"-16777216" background="-1" /&gt;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linkviews</w:t>
      </w:r>
      <w:proofErr w:type="spell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r w:rsidRPr="00FA7A52">
        <w:rPr>
          <w:rFonts w:ascii="Times New Roman" w:hAnsi="Times New Roman" w:cs="Times New Roman"/>
          <w:sz w:val="24"/>
          <w:szCs w:val="24"/>
        </w:rPr>
        <w:tab/>
        <w:t xml:space="preserve">&lt;/link&gt;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p>
    <w:p w:rsidR="00433631" w:rsidRPr="00FA7A52" w:rsidRDefault="00A247BD" w:rsidP="00FA7A52">
      <w:pPr>
        <w:spacing w:line="360" w:lineRule="auto"/>
        <w:ind w:firstLine="420"/>
        <w:rPr>
          <w:rFonts w:ascii="Times New Roman" w:hAnsi="Times New Roman" w:cs="Times New Roman"/>
          <w:sz w:val="24"/>
          <w:szCs w:val="24"/>
        </w:rPr>
      </w:pPr>
      <w:r w:rsidRPr="00FA7A52">
        <w:rPr>
          <w:rFonts w:ascii="Times New Roman" w:hAnsi="Times New Roman" w:cs="Times New Roman"/>
          <w:sz w:val="24"/>
          <w:szCs w:val="24"/>
        </w:rPr>
        <w:t>&lt;/links&gt;</w:t>
      </w:r>
    </w:p>
    <w:p w:rsidR="00A247BD" w:rsidRPr="00FA7A52" w:rsidRDefault="00A247BD" w:rsidP="00FA7A52">
      <w:pPr>
        <w:spacing w:line="360" w:lineRule="auto"/>
        <w:ind w:firstLine="420"/>
        <w:rPr>
          <w:rFonts w:ascii="Times New Roman" w:hAnsi="Times New Roman" w:cs="Times New Roman"/>
          <w:sz w:val="24"/>
          <w:szCs w:val="24"/>
        </w:rPr>
      </w:pPr>
      <w:r w:rsidRPr="00FA7A52">
        <w:rPr>
          <w:rFonts w:ascii="Times New Roman" w:hAnsi="Times New Roman" w:cs="Times New Roman"/>
          <w:sz w:val="24"/>
          <w:szCs w:val="24"/>
        </w:rPr>
        <w:t>&lt;</w:t>
      </w:r>
      <w:proofErr w:type="gramStart"/>
      <w:r w:rsidRPr="00FA7A52">
        <w:rPr>
          <w:rFonts w:ascii="Times New Roman" w:hAnsi="Times New Roman" w:cs="Times New Roman"/>
          <w:sz w:val="24"/>
          <w:szCs w:val="24"/>
        </w:rPr>
        <w:t>codes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ind w:firstLine="420"/>
        <w:rPr>
          <w:rFonts w:ascii="Times New Roman" w:hAnsi="Times New Roman" w:cs="Times New Roman"/>
          <w:sz w:val="24"/>
          <w:szCs w:val="24"/>
        </w:rPr>
      </w:pPr>
      <w:r w:rsidRPr="00FA7A52">
        <w:rPr>
          <w:rFonts w:ascii="Times New Roman" w:hAnsi="Times New Roman" w:cs="Times New Roman"/>
          <w:sz w:val="24"/>
          <w:szCs w:val="24"/>
        </w:rPr>
        <w:t>&lt;/codes&gt;</w:t>
      </w:r>
    </w:p>
    <w:p w:rsidR="00A247BD" w:rsidRPr="00FA7A52" w:rsidRDefault="00A247BD" w:rsidP="00FA7A52">
      <w:pPr>
        <w:spacing w:line="360" w:lineRule="auto"/>
        <w:ind w:firstLine="420"/>
        <w:rPr>
          <w:rFonts w:ascii="Times New Roman" w:hAnsi="Times New Roman" w:cs="Times New Roman"/>
          <w:sz w:val="24"/>
          <w:szCs w:val="24"/>
        </w:rPr>
      </w:pPr>
    </w:p>
    <w:p w:rsidR="00A247BD" w:rsidRPr="00FA7A52" w:rsidRDefault="00A247BD" w:rsidP="00FA7A52">
      <w:pPr>
        <w:pStyle w:val="a3"/>
        <w:numPr>
          <w:ilvl w:val="0"/>
          <w:numId w:val="25"/>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XML</w:t>
      </w:r>
      <w:r w:rsidRPr="00FA7A52">
        <w:rPr>
          <w:rFonts w:ascii="Times New Roman" w:hAnsi="Times New Roman" w:cs="Times New Roman"/>
          <w:sz w:val="24"/>
          <w:szCs w:val="24"/>
        </w:rPr>
        <w:t>标签</w:t>
      </w:r>
      <w:r w:rsidR="00F971F6" w:rsidRPr="00FA7A52">
        <w:rPr>
          <w:rFonts w:ascii="Times New Roman" w:hAnsi="Times New Roman" w:cs="Times New Roman"/>
          <w:sz w:val="24"/>
          <w:szCs w:val="24"/>
        </w:rPr>
        <w:t>view</w:t>
      </w:r>
      <w:r w:rsidR="00505D64">
        <w:rPr>
          <w:rFonts w:ascii="Times New Roman" w:hAnsi="Times New Roman" w:cs="Times New Roman"/>
          <w:sz w:val="24"/>
          <w:szCs w:val="24"/>
        </w:rPr>
        <w:t>代表</w:t>
      </w:r>
      <w:r w:rsidR="00505D64">
        <w:rPr>
          <w:rFonts w:ascii="Times New Roman" w:hAnsi="Times New Roman" w:cs="Times New Roman" w:hint="eastAsia"/>
          <w:sz w:val="24"/>
          <w:szCs w:val="24"/>
        </w:rPr>
        <w:t>一个</w:t>
      </w:r>
      <w:r w:rsidRPr="00FA7A52">
        <w:rPr>
          <w:rFonts w:ascii="Times New Roman" w:hAnsi="Times New Roman" w:cs="Times New Roman"/>
          <w:sz w:val="24"/>
          <w:szCs w:val="24"/>
        </w:rPr>
        <w:t>视图</w:t>
      </w:r>
      <w:r w:rsidR="00F971F6" w:rsidRPr="00FA7A52">
        <w:rPr>
          <w:rFonts w:ascii="Times New Roman" w:hAnsi="Times New Roman" w:cs="Times New Roman"/>
          <w:sz w:val="24"/>
          <w:szCs w:val="24"/>
        </w:rPr>
        <w:t>，</w:t>
      </w:r>
      <w:r w:rsidR="00505D64">
        <w:rPr>
          <w:rFonts w:ascii="Times New Roman" w:hAnsi="Times New Roman" w:cs="Times New Roman"/>
          <w:sz w:val="24"/>
          <w:szCs w:val="24"/>
        </w:rPr>
        <w:t>views</w:t>
      </w:r>
      <w:r w:rsidR="00F971F6" w:rsidRPr="00FA7A52">
        <w:rPr>
          <w:rFonts w:ascii="Times New Roman" w:hAnsi="Times New Roman" w:cs="Times New Roman"/>
          <w:sz w:val="24"/>
          <w:szCs w:val="24"/>
        </w:rPr>
        <w:t>代表视图集合。</w:t>
      </w:r>
    </w:p>
    <w:p w:rsidR="00F971F6" w:rsidRPr="00FA7A52" w:rsidRDefault="00F971F6" w:rsidP="00FA7A52">
      <w:pPr>
        <w:pStyle w:val="a3"/>
        <w:numPr>
          <w:ilvl w:val="0"/>
          <w:numId w:val="25"/>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XML</w:t>
      </w:r>
      <w:r w:rsidRPr="00FA7A52">
        <w:rPr>
          <w:rFonts w:ascii="Times New Roman" w:hAnsi="Times New Roman" w:cs="Times New Roman"/>
          <w:sz w:val="24"/>
          <w:szCs w:val="24"/>
        </w:rPr>
        <w:t>标签</w:t>
      </w:r>
      <w:r w:rsidR="00505D64">
        <w:rPr>
          <w:rFonts w:ascii="Times New Roman" w:hAnsi="Times New Roman" w:cs="Times New Roman"/>
          <w:sz w:val="24"/>
          <w:szCs w:val="24"/>
        </w:rPr>
        <w:t>node</w:t>
      </w:r>
      <w:r w:rsidRPr="00FA7A52">
        <w:rPr>
          <w:rFonts w:ascii="Times New Roman" w:hAnsi="Times New Roman" w:cs="Times New Roman"/>
          <w:sz w:val="24"/>
          <w:szCs w:val="24"/>
        </w:rPr>
        <w:t>代表一个节点，</w:t>
      </w:r>
      <w:r w:rsidR="00505D64">
        <w:rPr>
          <w:rFonts w:ascii="Times New Roman" w:hAnsi="Times New Roman" w:cs="Times New Roman" w:hint="eastAsia"/>
          <w:sz w:val="24"/>
          <w:szCs w:val="24"/>
        </w:rPr>
        <w:t>nodes</w:t>
      </w:r>
      <w:r w:rsidRPr="00FA7A52">
        <w:rPr>
          <w:rFonts w:ascii="Times New Roman" w:hAnsi="Times New Roman" w:cs="Times New Roman"/>
          <w:sz w:val="24"/>
          <w:szCs w:val="24"/>
        </w:rPr>
        <w:t>代表节点集合。</w:t>
      </w:r>
    </w:p>
    <w:p w:rsidR="00F971F6" w:rsidRPr="00FA7A52" w:rsidRDefault="00505D64"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node</w:t>
      </w:r>
      <w:r w:rsidR="00F971F6" w:rsidRPr="00FA7A52">
        <w:rPr>
          <w:rFonts w:ascii="Times New Roman" w:hAnsi="Times New Roman" w:cs="Times New Roman"/>
          <w:sz w:val="24"/>
          <w:szCs w:val="24"/>
        </w:rPr>
        <w:t>的</w:t>
      </w:r>
      <w:r w:rsidR="00F971F6" w:rsidRPr="00FA7A52">
        <w:rPr>
          <w:rFonts w:ascii="Times New Roman" w:hAnsi="Times New Roman" w:cs="Times New Roman"/>
          <w:sz w:val="24"/>
          <w:szCs w:val="24"/>
        </w:rPr>
        <w:t>id</w:t>
      </w:r>
      <w:r w:rsidR="00F971F6" w:rsidRPr="00FA7A52">
        <w:rPr>
          <w:rFonts w:ascii="Times New Roman" w:hAnsi="Times New Roman" w:cs="Times New Roman"/>
          <w:sz w:val="24"/>
          <w:szCs w:val="24"/>
        </w:rPr>
        <w:t>属性代表节点的唯一标识；</w:t>
      </w:r>
      <w:r w:rsidR="00F971F6" w:rsidRPr="00FA7A52">
        <w:rPr>
          <w:rFonts w:ascii="Times New Roman" w:hAnsi="Times New Roman" w:cs="Times New Roman"/>
          <w:sz w:val="24"/>
          <w:szCs w:val="24"/>
        </w:rPr>
        <w:t>type</w:t>
      </w:r>
      <w:r w:rsidR="00F971F6" w:rsidRPr="00FA7A52">
        <w:rPr>
          <w:rFonts w:ascii="Times New Roman" w:hAnsi="Times New Roman" w:cs="Times New Roman"/>
          <w:sz w:val="24"/>
          <w:szCs w:val="24"/>
        </w:rPr>
        <w:t>属性代表节点的类型，</w:t>
      </w:r>
      <w:r w:rsidR="00F971F6" w:rsidRPr="00FA7A52">
        <w:rPr>
          <w:rFonts w:ascii="Times New Roman" w:hAnsi="Times New Roman" w:cs="Times New Roman"/>
          <w:sz w:val="24"/>
          <w:szCs w:val="24"/>
        </w:rPr>
        <w:t>type</w:t>
      </w:r>
      <w:r w:rsidR="00F971F6" w:rsidRPr="00FA7A52">
        <w:rPr>
          <w:rFonts w:ascii="Times New Roman" w:hAnsi="Times New Roman" w:cs="Times New Roman"/>
          <w:sz w:val="24"/>
          <w:szCs w:val="24"/>
        </w:rPr>
        <w:t>取值及其代表含义：</w:t>
      </w:r>
    </w:p>
    <w:p w:rsidR="00F971F6" w:rsidRPr="00FA7A52" w:rsidRDefault="00F971F6" w:rsidP="00FA7A52">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Inbox</w:t>
      </w:r>
    </w:p>
    <w:p w:rsidR="00F971F6" w:rsidRPr="00FA7A52" w:rsidRDefault="00F971F6" w:rsidP="00FA7A52">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设计意图</w:t>
      </w:r>
    </w:p>
    <w:p w:rsidR="00F971F6" w:rsidRPr="00FA7A52" w:rsidRDefault="00A84A37" w:rsidP="00FA7A52">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设计选项</w:t>
      </w:r>
    </w:p>
    <w:p w:rsidR="00A84A37" w:rsidRPr="00FA7A52" w:rsidRDefault="00A84A37" w:rsidP="00FA7A52">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设计操作</w:t>
      </w:r>
    </w:p>
    <w:p w:rsidR="0053741B" w:rsidRPr="0053741B" w:rsidRDefault="00A84A37" w:rsidP="0053741B">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设计依据</w:t>
      </w:r>
    </w:p>
    <w:p w:rsidR="00A84A37" w:rsidRPr="0053741B" w:rsidRDefault="00A84A37" w:rsidP="0053741B">
      <w:pPr>
        <w:pStyle w:val="a3"/>
        <w:numPr>
          <w:ilvl w:val="0"/>
          <w:numId w:val="33"/>
        </w:numPr>
        <w:spacing w:line="360" w:lineRule="auto"/>
        <w:ind w:firstLineChars="0"/>
        <w:rPr>
          <w:rFonts w:ascii="Times New Roman" w:hAnsi="Times New Roman" w:cs="Times New Roman"/>
          <w:sz w:val="24"/>
          <w:szCs w:val="24"/>
        </w:rPr>
      </w:pPr>
      <w:r w:rsidRPr="0053741B">
        <w:rPr>
          <w:rFonts w:ascii="Times New Roman" w:hAnsi="Times New Roman" w:cs="Times New Roman"/>
          <w:sz w:val="24"/>
          <w:szCs w:val="24"/>
        </w:rPr>
        <w:t>设计决策；</w:t>
      </w:r>
    </w:p>
    <w:p w:rsidR="00A247BD" w:rsidRPr="00FA7A52" w:rsidRDefault="00A84A37" w:rsidP="00FA7A52">
      <w:pPr>
        <w:spacing w:line="360" w:lineRule="auto"/>
        <w:ind w:firstLine="420"/>
        <w:rPr>
          <w:rFonts w:ascii="Times New Roman" w:hAnsi="Times New Roman" w:cs="Times New Roman"/>
          <w:sz w:val="24"/>
          <w:szCs w:val="24"/>
        </w:rPr>
      </w:pPr>
      <w:r w:rsidRPr="00FA7A52">
        <w:rPr>
          <w:rFonts w:ascii="Times New Roman" w:hAnsi="Times New Roman" w:cs="Times New Roman"/>
          <w:sz w:val="24"/>
          <w:szCs w:val="24"/>
        </w:rPr>
        <w:t>author</w:t>
      </w:r>
      <w:r w:rsidRPr="00FA7A52">
        <w:rPr>
          <w:rFonts w:ascii="Times New Roman" w:hAnsi="Times New Roman" w:cs="Times New Roman"/>
          <w:sz w:val="24"/>
          <w:szCs w:val="24"/>
        </w:rPr>
        <w:t>属性代表</w:t>
      </w:r>
      <w:r w:rsidR="00EF3378" w:rsidRPr="00FA7A52">
        <w:rPr>
          <w:rFonts w:ascii="Times New Roman" w:hAnsi="Times New Roman" w:cs="Times New Roman"/>
          <w:sz w:val="24"/>
          <w:szCs w:val="24"/>
        </w:rPr>
        <w:t>该节点的</w:t>
      </w:r>
      <w:r w:rsidRPr="00FA7A52">
        <w:rPr>
          <w:rFonts w:ascii="Times New Roman" w:hAnsi="Times New Roman" w:cs="Times New Roman"/>
          <w:sz w:val="24"/>
          <w:szCs w:val="24"/>
        </w:rPr>
        <w:t>作者；</w:t>
      </w:r>
      <w:r w:rsidRPr="00FA7A52">
        <w:rPr>
          <w:rFonts w:ascii="Times New Roman" w:hAnsi="Times New Roman" w:cs="Times New Roman"/>
          <w:sz w:val="24"/>
          <w:szCs w:val="24"/>
        </w:rPr>
        <w:t>created</w:t>
      </w:r>
      <w:r w:rsidRPr="00FA7A52">
        <w:rPr>
          <w:rFonts w:ascii="Times New Roman" w:hAnsi="Times New Roman" w:cs="Times New Roman"/>
          <w:sz w:val="24"/>
          <w:szCs w:val="24"/>
        </w:rPr>
        <w:t>属性代表该节点的创建时间；</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属性代表</w:t>
      </w:r>
      <w:r w:rsidR="00EF3378" w:rsidRPr="00FA7A52">
        <w:rPr>
          <w:rFonts w:ascii="Times New Roman" w:hAnsi="Times New Roman" w:cs="Times New Roman"/>
          <w:sz w:val="24"/>
          <w:szCs w:val="24"/>
        </w:rPr>
        <w:t>该节点的</w:t>
      </w:r>
      <w:r w:rsidRPr="00FA7A52">
        <w:rPr>
          <w:rFonts w:ascii="Times New Roman" w:hAnsi="Times New Roman" w:cs="Times New Roman"/>
          <w:sz w:val="24"/>
          <w:szCs w:val="24"/>
        </w:rPr>
        <w:t>上次修改时间；</w:t>
      </w:r>
      <w:r w:rsidRPr="00FA7A52">
        <w:rPr>
          <w:rFonts w:ascii="Times New Roman" w:hAnsi="Times New Roman" w:cs="Times New Roman"/>
          <w:sz w:val="24"/>
          <w:szCs w:val="24"/>
        </w:rPr>
        <w:t>label</w:t>
      </w:r>
      <w:r w:rsidRPr="00FA7A52">
        <w:rPr>
          <w:rFonts w:ascii="Times New Roman" w:hAnsi="Times New Roman" w:cs="Times New Roman"/>
          <w:sz w:val="24"/>
          <w:szCs w:val="24"/>
        </w:rPr>
        <w:t>属性代表该节点的文字说明；</w:t>
      </w:r>
      <w:proofErr w:type="spellStart"/>
      <w:r w:rsidRPr="00FA7A52">
        <w:rPr>
          <w:rFonts w:ascii="Times New Roman" w:hAnsi="Times New Roman" w:cs="Times New Roman"/>
          <w:sz w:val="24"/>
          <w:szCs w:val="24"/>
        </w:rPr>
        <w:t>lastModificationAuthor</w:t>
      </w:r>
      <w:proofErr w:type="spellEnd"/>
      <w:r w:rsidRPr="00FA7A52">
        <w:rPr>
          <w:rFonts w:ascii="Times New Roman" w:hAnsi="Times New Roman" w:cs="Times New Roman"/>
          <w:sz w:val="24"/>
          <w:szCs w:val="24"/>
        </w:rPr>
        <w:t>属性代表</w:t>
      </w:r>
      <w:r w:rsidR="00EF3378" w:rsidRPr="00FA7A52">
        <w:rPr>
          <w:rFonts w:ascii="Times New Roman" w:hAnsi="Times New Roman" w:cs="Times New Roman"/>
          <w:sz w:val="24"/>
          <w:szCs w:val="24"/>
        </w:rPr>
        <w:t>该节点</w:t>
      </w:r>
      <w:r w:rsidRPr="00FA7A52">
        <w:rPr>
          <w:rFonts w:ascii="Times New Roman" w:hAnsi="Times New Roman" w:cs="Times New Roman"/>
          <w:sz w:val="24"/>
          <w:szCs w:val="24"/>
        </w:rPr>
        <w:t>上次修改的作者。</w:t>
      </w:r>
    </w:p>
    <w:p w:rsidR="00A84A37" w:rsidRPr="00FA7A52" w:rsidRDefault="00A84A37" w:rsidP="00FA7A52">
      <w:pPr>
        <w:pStyle w:val="a3"/>
        <w:numPr>
          <w:ilvl w:val="0"/>
          <w:numId w:val="25"/>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XML</w:t>
      </w:r>
      <w:r w:rsidRPr="00FA7A52">
        <w:rPr>
          <w:rFonts w:ascii="Times New Roman" w:hAnsi="Times New Roman" w:cs="Times New Roman"/>
          <w:sz w:val="24"/>
          <w:szCs w:val="24"/>
        </w:rPr>
        <w:t>标签</w:t>
      </w:r>
      <w:r w:rsidR="00505D64">
        <w:rPr>
          <w:rFonts w:ascii="Times New Roman" w:hAnsi="Times New Roman" w:cs="Times New Roman"/>
          <w:sz w:val="24"/>
          <w:szCs w:val="24"/>
        </w:rPr>
        <w:t>link</w:t>
      </w:r>
      <w:r w:rsidRPr="00FA7A52">
        <w:rPr>
          <w:rFonts w:ascii="Times New Roman" w:hAnsi="Times New Roman" w:cs="Times New Roman"/>
          <w:sz w:val="24"/>
          <w:szCs w:val="24"/>
        </w:rPr>
        <w:t>代表一条关系连线，</w:t>
      </w:r>
      <w:r w:rsidR="00505D64">
        <w:rPr>
          <w:rFonts w:ascii="Times New Roman" w:hAnsi="Times New Roman" w:cs="Times New Roman"/>
          <w:sz w:val="24"/>
          <w:szCs w:val="24"/>
        </w:rPr>
        <w:t>links</w:t>
      </w:r>
      <w:r w:rsidRPr="00FA7A52">
        <w:rPr>
          <w:rFonts w:ascii="Times New Roman" w:hAnsi="Times New Roman" w:cs="Times New Roman"/>
          <w:sz w:val="24"/>
          <w:szCs w:val="24"/>
        </w:rPr>
        <w:t>代表关系连线集合。</w:t>
      </w:r>
    </w:p>
    <w:p w:rsidR="00A84A37" w:rsidRPr="00FA7A52" w:rsidRDefault="00505D64" w:rsidP="00505D64">
      <w:pPr>
        <w:pStyle w:val="a3"/>
        <w:spacing w:line="360" w:lineRule="auto"/>
        <w:ind w:firstLine="480"/>
        <w:rPr>
          <w:rFonts w:ascii="Times New Roman" w:hAnsi="Times New Roman" w:cs="Times New Roman"/>
          <w:sz w:val="24"/>
          <w:szCs w:val="24"/>
        </w:rPr>
      </w:pPr>
      <w:r>
        <w:rPr>
          <w:rFonts w:ascii="Times New Roman" w:hAnsi="Times New Roman" w:cs="Times New Roman"/>
          <w:sz w:val="24"/>
          <w:szCs w:val="24"/>
        </w:rPr>
        <w:t>link</w:t>
      </w:r>
      <w:r w:rsidR="00A84A37" w:rsidRPr="00FA7A52">
        <w:rPr>
          <w:rFonts w:ascii="Times New Roman" w:hAnsi="Times New Roman" w:cs="Times New Roman"/>
          <w:sz w:val="24"/>
          <w:szCs w:val="24"/>
        </w:rPr>
        <w:t>的</w:t>
      </w:r>
      <w:r w:rsidR="00A84A37" w:rsidRPr="00FA7A52">
        <w:rPr>
          <w:rFonts w:ascii="Times New Roman" w:hAnsi="Times New Roman" w:cs="Times New Roman"/>
          <w:sz w:val="24"/>
          <w:szCs w:val="24"/>
        </w:rPr>
        <w:t>id</w:t>
      </w:r>
      <w:r w:rsidR="00A84A37" w:rsidRPr="00FA7A52">
        <w:rPr>
          <w:rFonts w:ascii="Times New Roman" w:hAnsi="Times New Roman" w:cs="Times New Roman"/>
          <w:sz w:val="24"/>
          <w:szCs w:val="24"/>
        </w:rPr>
        <w:t>属性代表</w:t>
      </w:r>
      <w:r w:rsidR="00EF3378" w:rsidRPr="00FA7A52">
        <w:rPr>
          <w:rFonts w:ascii="Times New Roman" w:hAnsi="Times New Roman" w:cs="Times New Roman"/>
          <w:sz w:val="24"/>
          <w:szCs w:val="24"/>
        </w:rPr>
        <w:t>关系连线的唯一标识；</w:t>
      </w:r>
      <w:r w:rsidR="00EF3378" w:rsidRPr="00FA7A52">
        <w:rPr>
          <w:rFonts w:ascii="Times New Roman" w:hAnsi="Times New Roman" w:cs="Times New Roman"/>
          <w:sz w:val="24"/>
          <w:szCs w:val="24"/>
        </w:rPr>
        <w:t>created</w:t>
      </w:r>
      <w:r w:rsidR="00EF3378" w:rsidRPr="00FA7A52">
        <w:rPr>
          <w:rFonts w:ascii="Times New Roman" w:hAnsi="Times New Roman" w:cs="Times New Roman"/>
          <w:sz w:val="24"/>
          <w:szCs w:val="24"/>
        </w:rPr>
        <w:t>属性代表该关系连线的创建时间；</w:t>
      </w:r>
      <w:proofErr w:type="spellStart"/>
      <w:r w:rsidR="00EF3378" w:rsidRPr="00FA7A52">
        <w:rPr>
          <w:rFonts w:ascii="Times New Roman" w:hAnsi="Times New Roman" w:cs="Times New Roman"/>
          <w:sz w:val="24"/>
          <w:szCs w:val="24"/>
        </w:rPr>
        <w:t>lastModified</w:t>
      </w:r>
      <w:proofErr w:type="spellEnd"/>
      <w:r w:rsidR="00EF3378" w:rsidRPr="00FA7A52">
        <w:rPr>
          <w:rFonts w:ascii="Times New Roman" w:hAnsi="Times New Roman" w:cs="Times New Roman"/>
          <w:sz w:val="24"/>
          <w:szCs w:val="24"/>
        </w:rPr>
        <w:t>属性代表该关系连线上次修改时间；</w:t>
      </w:r>
      <w:r w:rsidR="00EF3378" w:rsidRPr="00FA7A52">
        <w:rPr>
          <w:rFonts w:ascii="Times New Roman" w:hAnsi="Times New Roman" w:cs="Times New Roman"/>
          <w:sz w:val="24"/>
          <w:szCs w:val="24"/>
        </w:rPr>
        <w:t>author</w:t>
      </w:r>
      <w:r w:rsidR="00EF3378" w:rsidRPr="00FA7A52">
        <w:rPr>
          <w:rFonts w:ascii="Times New Roman" w:hAnsi="Times New Roman" w:cs="Times New Roman"/>
          <w:sz w:val="24"/>
          <w:szCs w:val="24"/>
        </w:rPr>
        <w:t>属性代表该关系连线的作者；</w:t>
      </w:r>
      <w:r w:rsidR="00EF3378" w:rsidRPr="00FA7A52">
        <w:rPr>
          <w:rFonts w:ascii="Times New Roman" w:hAnsi="Times New Roman" w:cs="Times New Roman"/>
          <w:sz w:val="24"/>
          <w:szCs w:val="24"/>
        </w:rPr>
        <w:t>type</w:t>
      </w:r>
      <w:r w:rsidR="00EF3378" w:rsidRPr="00FA7A52">
        <w:rPr>
          <w:rFonts w:ascii="Times New Roman" w:hAnsi="Times New Roman" w:cs="Times New Roman"/>
          <w:sz w:val="24"/>
          <w:szCs w:val="24"/>
        </w:rPr>
        <w:t>属性代表该关系连线的类型；</w:t>
      </w:r>
      <w:r w:rsidR="00EF3378" w:rsidRPr="00FA7A52">
        <w:rPr>
          <w:rFonts w:ascii="Times New Roman" w:hAnsi="Times New Roman" w:cs="Times New Roman"/>
          <w:sz w:val="24"/>
          <w:szCs w:val="24"/>
        </w:rPr>
        <w:t>from</w:t>
      </w:r>
      <w:r w:rsidR="00EF3378" w:rsidRPr="00FA7A52">
        <w:rPr>
          <w:rFonts w:ascii="Times New Roman" w:hAnsi="Times New Roman" w:cs="Times New Roman"/>
          <w:sz w:val="24"/>
          <w:szCs w:val="24"/>
        </w:rPr>
        <w:t>属性代表该关系连线从哪个节点引出，其取值为引出节点的</w:t>
      </w:r>
      <w:r w:rsidR="00EF3378" w:rsidRPr="00FA7A52">
        <w:rPr>
          <w:rFonts w:ascii="Times New Roman" w:hAnsi="Times New Roman" w:cs="Times New Roman"/>
          <w:sz w:val="24"/>
          <w:szCs w:val="24"/>
        </w:rPr>
        <w:t>id</w:t>
      </w:r>
      <w:r w:rsidR="00EF3378" w:rsidRPr="00FA7A52">
        <w:rPr>
          <w:rFonts w:ascii="Times New Roman" w:hAnsi="Times New Roman" w:cs="Times New Roman"/>
          <w:sz w:val="24"/>
          <w:szCs w:val="24"/>
        </w:rPr>
        <w:t>；</w:t>
      </w:r>
      <w:r w:rsidR="00EF3378" w:rsidRPr="00FA7A52">
        <w:rPr>
          <w:rFonts w:ascii="Times New Roman" w:hAnsi="Times New Roman" w:cs="Times New Roman"/>
          <w:sz w:val="24"/>
          <w:szCs w:val="24"/>
        </w:rPr>
        <w:t>to</w:t>
      </w:r>
      <w:r w:rsidR="00EF3378" w:rsidRPr="00FA7A52">
        <w:rPr>
          <w:rFonts w:ascii="Times New Roman" w:hAnsi="Times New Roman" w:cs="Times New Roman"/>
          <w:sz w:val="24"/>
          <w:szCs w:val="24"/>
        </w:rPr>
        <w:t>属性代表该关系连线指向哪个节点，其取值为所指节点的</w:t>
      </w:r>
      <w:r w:rsidR="00EF3378" w:rsidRPr="00FA7A52">
        <w:rPr>
          <w:rFonts w:ascii="Times New Roman" w:hAnsi="Times New Roman" w:cs="Times New Roman"/>
          <w:sz w:val="24"/>
          <w:szCs w:val="24"/>
        </w:rPr>
        <w:t>id</w:t>
      </w:r>
      <w:r w:rsidR="00EF3378" w:rsidRPr="00FA7A52">
        <w:rPr>
          <w:rFonts w:ascii="Times New Roman" w:hAnsi="Times New Roman" w:cs="Times New Roman"/>
          <w:sz w:val="24"/>
          <w:szCs w:val="24"/>
        </w:rPr>
        <w:t>；</w:t>
      </w:r>
      <w:r w:rsidR="00C67BE6" w:rsidRPr="00FA7A52">
        <w:rPr>
          <w:rFonts w:ascii="Times New Roman" w:hAnsi="Times New Roman" w:cs="Times New Roman"/>
          <w:sz w:val="24"/>
          <w:szCs w:val="24"/>
        </w:rPr>
        <w:t>label</w:t>
      </w:r>
      <w:r w:rsidR="00C67BE6" w:rsidRPr="00FA7A52">
        <w:rPr>
          <w:rFonts w:ascii="Times New Roman" w:hAnsi="Times New Roman" w:cs="Times New Roman"/>
          <w:sz w:val="24"/>
          <w:szCs w:val="24"/>
        </w:rPr>
        <w:t>属性代表该关系连线的文字说明，为方便程序编写，本文规定通过</w:t>
      </w:r>
      <w:proofErr w:type="spellStart"/>
      <w:r w:rsidR="00C67BE6" w:rsidRPr="00FA7A52">
        <w:rPr>
          <w:rFonts w:ascii="Times New Roman" w:hAnsi="Times New Roman" w:cs="Times New Roman"/>
          <w:sz w:val="24"/>
          <w:szCs w:val="24"/>
        </w:rPr>
        <w:t>lable</w:t>
      </w:r>
      <w:proofErr w:type="spellEnd"/>
      <w:r w:rsidR="00C67BE6" w:rsidRPr="00FA7A52">
        <w:rPr>
          <w:rFonts w:ascii="Times New Roman" w:hAnsi="Times New Roman" w:cs="Times New Roman"/>
          <w:sz w:val="24"/>
          <w:szCs w:val="24"/>
        </w:rPr>
        <w:t>属性来识别关系连线类型，其可选类型有：</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lastRenderedPageBreak/>
        <w:t>decomposed-into</w:t>
      </w:r>
      <w:r w:rsidRPr="00FA7A52">
        <w:rPr>
          <w:rFonts w:ascii="Times New Roman" w:hAnsi="Times New Roman" w:cs="Times New Roman"/>
          <w:sz w:val="24"/>
          <w:szCs w:val="24"/>
        </w:rPr>
        <w:t>（意图，意图）</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achieve-by</w:t>
      </w:r>
      <w:r w:rsidRPr="00FA7A52">
        <w:rPr>
          <w:rFonts w:ascii="Times New Roman" w:hAnsi="Times New Roman" w:cs="Times New Roman"/>
          <w:sz w:val="24"/>
          <w:szCs w:val="24"/>
        </w:rPr>
        <w:t>（意图，选项）</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decided-by</w:t>
      </w:r>
      <w:r w:rsidRPr="00FA7A52">
        <w:rPr>
          <w:rFonts w:ascii="Times New Roman" w:hAnsi="Times New Roman" w:cs="Times New Roman"/>
          <w:sz w:val="24"/>
          <w:szCs w:val="24"/>
        </w:rPr>
        <w:t>（选项，决策）</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refer-to</w:t>
      </w:r>
      <w:r w:rsidRPr="00FA7A52">
        <w:rPr>
          <w:rFonts w:ascii="Times New Roman" w:hAnsi="Times New Roman" w:cs="Times New Roman"/>
          <w:sz w:val="24"/>
          <w:szCs w:val="24"/>
        </w:rPr>
        <w:t>（选项，依据）（决策，标准）（决策，权衡）</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realized-by</w:t>
      </w:r>
      <w:r w:rsidRPr="00FA7A52">
        <w:rPr>
          <w:rFonts w:ascii="Times New Roman" w:hAnsi="Times New Roman" w:cs="Times New Roman"/>
          <w:sz w:val="24"/>
          <w:szCs w:val="24"/>
        </w:rPr>
        <w:t>（决策，操作）</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initiate</w:t>
      </w:r>
      <w:r w:rsidRPr="00FA7A52">
        <w:rPr>
          <w:rFonts w:ascii="Times New Roman" w:hAnsi="Times New Roman" w:cs="Times New Roman"/>
          <w:sz w:val="24"/>
          <w:szCs w:val="24"/>
        </w:rPr>
        <w:t>（决策／操作，意图）</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return-to</w:t>
      </w:r>
      <w:r w:rsidRPr="00FA7A52">
        <w:rPr>
          <w:rFonts w:ascii="Times New Roman" w:hAnsi="Times New Roman" w:cs="Times New Roman"/>
          <w:sz w:val="24"/>
          <w:szCs w:val="24"/>
        </w:rPr>
        <w:t>（意图／选项／决策／操作，意图／选项／决策）</w:t>
      </w:r>
      <w:r w:rsidRPr="00FA7A52">
        <w:rPr>
          <w:rFonts w:ascii="Times New Roman" w:hAnsi="Times New Roman" w:cs="Times New Roman"/>
          <w:sz w:val="24"/>
          <w:szCs w:val="24"/>
        </w:rPr>
        <w:t xml:space="preserve"> </w:t>
      </w:r>
    </w:p>
    <w:p w:rsidR="00C67BE6"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evolve-to</w:t>
      </w:r>
      <w:r w:rsidRPr="00FA7A52">
        <w:rPr>
          <w:rFonts w:ascii="Times New Roman" w:hAnsi="Times New Roman" w:cs="Times New Roman"/>
          <w:sz w:val="24"/>
          <w:szCs w:val="24"/>
        </w:rPr>
        <w:t>（意图，意图）（选项，选项）（决策，决策）</w:t>
      </w:r>
    </w:p>
    <w:p w:rsidR="009539F1" w:rsidRPr="00FA7A52" w:rsidRDefault="00DC76E2" w:rsidP="00FA7A52">
      <w:pPr>
        <w:pStyle w:val="a3"/>
        <w:spacing w:line="360" w:lineRule="auto"/>
        <w:ind w:left="36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48564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5.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4856480"/>
                    </a:xfrm>
                    <a:prstGeom prst="rect">
                      <a:avLst/>
                    </a:prstGeom>
                  </pic:spPr>
                </pic:pic>
              </a:graphicData>
            </a:graphic>
          </wp:inline>
        </w:drawing>
      </w:r>
    </w:p>
    <w:p w:rsidR="00C70F35" w:rsidRPr="00C70F35" w:rsidRDefault="00DC76E2" w:rsidP="00C70F35">
      <w:pPr>
        <w:pStyle w:val="a3"/>
        <w:spacing w:line="360" w:lineRule="auto"/>
        <w:ind w:left="360" w:firstLine="480"/>
        <w:rPr>
          <w:rFonts w:ascii="Times New Roman" w:hAnsi="Times New Roman" w:cs="Times New Roman"/>
          <w:sz w:val="24"/>
          <w:szCs w:val="24"/>
        </w:rPr>
      </w:pPr>
      <w:r>
        <w:rPr>
          <w:rFonts w:ascii="Times New Roman" w:hAnsi="Times New Roman" w:cs="Times New Roman" w:hint="eastAsia"/>
          <w:sz w:val="24"/>
          <w:szCs w:val="24"/>
          <w:highlight w:val="yellow"/>
        </w:rPr>
        <w:t>如图所示，节点“</w:t>
      </w:r>
      <w:r>
        <w:rPr>
          <w:rFonts w:ascii="Times New Roman" w:hAnsi="Times New Roman" w:cs="Times New Roman" w:hint="eastAsia"/>
          <w:sz w:val="24"/>
          <w:szCs w:val="24"/>
          <w:highlight w:val="yellow"/>
        </w:rPr>
        <w:t>eI3</w:t>
      </w:r>
      <w:r>
        <w:rPr>
          <w:rFonts w:ascii="Times New Roman" w:hAnsi="Times New Roman" w:cs="Times New Roman" w:hint="eastAsia"/>
          <w:sz w:val="24"/>
          <w:szCs w:val="24"/>
          <w:highlight w:val="yellow"/>
        </w:rPr>
        <w:t>选定压力机”通过该节点的属性</w:t>
      </w:r>
      <w:r w:rsidRPr="00FA7A52">
        <w:rPr>
          <w:rFonts w:ascii="Times New Roman" w:hAnsi="Times New Roman" w:cs="Times New Roman"/>
          <w:sz w:val="24"/>
          <w:szCs w:val="24"/>
        </w:rPr>
        <w:t>label="</w:t>
      </w:r>
      <w:r>
        <w:rPr>
          <w:rFonts w:ascii="Times New Roman" w:hAnsi="Times New Roman" w:cs="Times New Roman" w:hint="eastAsia"/>
          <w:sz w:val="24"/>
          <w:szCs w:val="24"/>
        </w:rPr>
        <w:t xml:space="preserve">eI3 </w:t>
      </w:r>
      <w:r>
        <w:rPr>
          <w:rFonts w:ascii="Times New Roman" w:hAnsi="Times New Roman" w:cs="Times New Roman" w:hint="eastAsia"/>
          <w:sz w:val="24"/>
          <w:szCs w:val="24"/>
        </w:rPr>
        <w:t>选定压力机</w:t>
      </w:r>
      <w:r>
        <w:rPr>
          <w:rFonts w:ascii="Times New Roman" w:hAnsi="Times New Roman" w:cs="Times New Roman"/>
          <w:sz w:val="24"/>
          <w:szCs w:val="24"/>
        </w:rPr>
        <w:t>"</w:t>
      </w:r>
      <w:r>
        <w:rPr>
          <w:rFonts w:ascii="Times New Roman" w:hAnsi="Times New Roman" w:cs="Times New Roman" w:hint="eastAsia"/>
          <w:sz w:val="24"/>
          <w:szCs w:val="24"/>
        </w:rPr>
        <w:t>来确定对应关系。</w:t>
      </w:r>
      <w:r>
        <w:rPr>
          <w:rFonts w:ascii="Times New Roman" w:hAnsi="Times New Roman" w:cs="Times New Roman" w:hint="eastAsia"/>
          <w:sz w:val="24"/>
          <w:szCs w:val="24"/>
        </w:rPr>
        <w:t>return-to</w:t>
      </w:r>
      <w:r>
        <w:rPr>
          <w:rFonts w:ascii="Times New Roman" w:hAnsi="Times New Roman" w:cs="Times New Roman" w:hint="eastAsia"/>
          <w:sz w:val="24"/>
          <w:szCs w:val="24"/>
        </w:rPr>
        <w:t>关系连线和</w:t>
      </w:r>
      <w:r>
        <w:rPr>
          <w:rFonts w:ascii="Times New Roman" w:hAnsi="Times New Roman" w:cs="Times New Roman" w:hint="eastAsia"/>
          <w:sz w:val="24"/>
          <w:szCs w:val="24"/>
        </w:rPr>
        <w:t>evolve-to</w:t>
      </w:r>
      <w:r>
        <w:rPr>
          <w:rFonts w:ascii="Times New Roman" w:hAnsi="Times New Roman" w:cs="Times New Roman" w:hint="eastAsia"/>
          <w:sz w:val="24"/>
          <w:szCs w:val="24"/>
        </w:rPr>
        <w:t>关系连线同样通过该关系连线的属性</w:t>
      </w:r>
      <w:r>
        <w:rPr>
          <w:rFonts w:ascii="Times New Roman" w:hAnsi="Times New Roman" w:cs="Times New Roman"/>
          <w:sz w:val="24"/>
          <w:szCs w:val="24"/>
        </w:rPr>
        <w:t>label="re</w:t>
      </w:r>
      <w:r>
        <w:rPr>
          <w:rFonts w:ascii="Times New Roman" w:hAnsi="Times New Roman" w:cs="Times New Roman" w:hint="eastAsia"/>
          <w:sz w:val="24"/>
          <w:szCs w:val="24"/>
        </w:rPr>
        <w:t>turn</w:t>
      </w:r>
      <w:r w:rsidRPr="00FA7A52">
        <w:rPr>
          <w:rFonts w:ascii="Times New Roman" w:hAnsi="Times New Roman" w:cs="Times New Roman"/>
          <w:sz w:val="24"/>
          <w:szCs w:val="24"/>
        </w:rPr>
        <w:t>-to"</w:t>
      </w:r>
      <w:r>
        <w:rPr>
          <w:rFonts w:ascii="Times New Roman" w:hAnsi="Times New Roman" w:cs="Times New Roman" w:hint="eastAsia"/>
          <w:sz w:val="24"/>
          <w:szCs w:val="24"/>
        </w:rPr>
        <w:t>和</w:t>
      </w:r>
      <w:r w:rsidR="00E15785" w:rsidRPr="00FA7A52">
        <w:rPr>
          <w:rFonts w:ascii="Times New Roman" w:hAnsi="Times New Roman" w:cs="Times New Roman"/>
          <w:sz w:val="24"/>
          <w:szCs w:val="24"/>
        </w:rPr>
        <w:t>label="</w:t>
      </w:r>
      <w:r w:rsidR="00E15785">
        <w:rPr>
          <w:rFonts w:ascii="Times New Roman" w:hAnsi="Times New Roman" w:cs="Times New Roman" w:hint="eastAsia"/>
          <w:sz w:val="24"/>
          <w:szCs w:val="24"/>
        </w:rPr>
        <w:t>evolve-to</w:t>
      </w:r>
      <w:r w:rsidR="00E15785" w:rsidRPr="00FA7A52">
        <w:rPr>
          <w:rFonts w:ascii="Times New Roman" w:hAnsi="Times New Roman" w:cs="Times New Roman"/>
          <w:sz w:val="24"/>
          <w:szCs w:val="24"/>
        </w:rPr>
        <w:t>"</w:t>
      </w:r>
      <w:r w:rsidR="00E15785">
        <w:rPr>
          <w:rFonts w:ascii="Times New Roman" w:hAnsi="Times New Roman" w:cs="Times New Roman" w:hint="eastAsia"/>
          <w:sz w:val="24"/>
          <w:szCs w:val="24"/>
        </w:rPr>
        <w:t>来确定对应关系，而关系连线的方向与引出、所指节点则由</w:t>
      </w:r>
      <w:r w:rsidR="00E15785">
        <w:rPr>
          <w:rFonts w:ascii="Times New Roman" w:hAnsi="Times New Roman" w:cs="Times New Roman" w:hint="eastAsia"/>
          <w:sz w:val="24"/>
          <w:szCs w:val="24"/>
        </w:rPr>
        <w:t>from</w:t>
      </w:r>
      <w:r w:rsidR="00E15785">
        <w:rPr>
          <w:rFonts w:ascii="Times New Roman" w:hAnsi="Times New Roman" w:cs="Times New Roman" w:hint="eastAsia"/>
          <w:sz w:val="24"/>
          <w:szCs w:val="24"/>
        </w:rPr>
        <w:t>、</w:t>
      </w:r>
      <w:r w:rsidR="00E15785">
        <w:rPr>
          <w:rFonts w:ascii="Times New Roman" w:hAnsi="Times New Roman" w:cs="Times New Roman" w:hint="eastAsia"/>
          <w:sz w:val="24"/>
          <w:szCs w:val="24"/>
        </w:rPr>
        <w:t>to</w:t>
      </w:r>
      <w:r w:rsidR="00E15785">
        <w:rPr>
          <w:rFonts w:ascii="Times New Roman" w:hAnsi="Times New Roman" w:cs="Times New Roman" w:hint="eastAsia"/>
          <w:sz w:val="24"/>
          <w:szCs w:val="24"/>
        </w:rPr>
        <w:t>属性来确定对应关系，如</w:t>
      </w:r>
      <w:r w:rsidR="00E15785">
        <w:rPr>
          <w:rFonts w:ascii="Times New Roman" w:hAnsi="Times New Roman" w:cs="Times New Roman" w:hint="eastAsia"/>
          <w:sz w:val="24"/>
          <w:szCs w:val="24"/>
        </w:rPr>
        <w:t>return-to</w:t>
      </w:r>
      <w:r w:rsidR="00E15785">
        <w:rPr>
          <w:rFonts w:ascii="Times New Roman" w:hAnsi="Times New Roman" w:cs="Times New Roman" w:hint="eastAsia"/>
          <w:sz w:val="24"/>
          <w:szCs w:val="24"/>
        </w:rPr>
        <w:t>关系连线指向“</w:t>
      </w:r>
      <w:r w:rsidR="00E15785">
        <w:rPr>
          <w:rFonts w:ascii="Times New Roman" w:hAnsi="Times New Roman" w:cs="Times New Roman" w:hint="eastAsia"/>
          <w:sz w:val="24"/>
          <w:szCs w:val="24"/>
          <w:highlight w:val="yellow"/>
        </w:rPr>
        <w:t>eI3</w:t>
      </w:r>
      <w:r w:rsidR="00E15785">
        <w:rPr>
          <w:rFonts w:ascii="Times New Roman" w:hAnsi="Times New Roman" w:cs="Times New Roman" w:hint="eastAsia"/>
          <w:sz w:val="24"/>
          <w:szCs w:val="24"/>
          <w:highlight w:val="yellow"/>
        </w:rPr>
        <w:t>选定压力机</w:t>
      </w:r>
      <w:r w:rsidR="00E15785">
        <w:rPr>
          <w:rFonts w:ascii="Times New Roman" w:hAnsi="Times New Roman" w:cs="Times New Roman" w:hint="eastAsia"/>
          <w:sz w:val="24"/>
          <w:szCs w:val="24"/>
        </w:rPr>
        <w:t>”，则它的</w:t>
      </w:r>
      <w:r w:rsidR="00E15785">
        <w:rPr>
          <w:rFonts w:ascii="Times New Roman" w:hAnsi="Times New Roman" w:cs="Times New Roman" w:hint="eastAsia"/>
          <w:sz w:val="24"/>
          <w:szCs w:val="24"/>
        </w:rPr>
        <w:t>to</w:t>
      </w:r>
      <w:r w:rsidR="00E15785">
        <w:rPr>
          <w:rFonts w:ascii="Times New Roman" w:hAnsi="Times New Roman" w:cs="Times New Roman" w:hint="eastAsia"/>
          <w:sz w:val="24"/>
          <w:szCs w:val="24"/>
        </w:rPr>
        <w:t>属性的值</w:t>
      </w:r>
      <w:r w:rsidR="00E15785" w:rsidRPr="00FA7A52">
        <w:rPr>
          <w:rFonts w:ascii="Times New Roman" w:hAnsi="Times New Roman" w:cs="Times New Roman"/>
          <w:sz w:val="24"/>
          <w:szCs w:val="24"/>
        </w:rPr>
        <w:lastRenderedPageBreak/>
        <w:t>to="</w:t>
      </w:r>
      <w:r w:rsidR="00E15785">
        <w:rPr>
          <w:rFonts w:ascii="Times New Roman" w:hAnsi="Times New Roman" w:cs="Times New Roman" w:hint="eastAsia"/>
          <w:sz w:val="24"/>
          <w:szCs w:val="24"/>
        </w:rPr>
        <w:t>1921681852301432516957376</w:t>
      </w:r>
      <w:r w:rsidR="00E15785">
        <w:rPr>
          <w:rFonts w:ascii="Times New Roman" w:hAnsi="Times New Roman" w:cs="Times New Roman"/>
          <w:sz w:val="24"/>
          <w:szCs w:val="24"/>
        </w:rPr>
        <w:t>"</w:t>
      </w:r>
      <w:r w:rsidR="00E15785">
        <w:rPr>
          <w:rFonts w:ascii="Times New Roman" w:hAnsi="Times New Roman" w:cs="Times New Roman" w:hint="eastAsia"/>
          <w:sz w:val="24"/>
          <w:szCs w:val="24"/>
        </w:rPr>
        <w:t>等于节点“</w:t>
      </w:r>
      <w:r w:rsidR="00E15785">
        <w:rPr>
          <w:rFonts w:ascii="Times New Roman" w:hAnsi="Times New Roman" w:cs="Times New Roman" w:hint="eastAsia"/>
          <w:sz w:val="24"/>
          <w:szCs w:val="24"/>
          <w:highlight w:val="yellow"/>
        </w:rPr>
        <w:t>eI3</w:t>
      </w:r>
      <w:r w:rsidR="00E15785">
        <w:rPr>
          <w:rFonts w:ascii="Times New Roman" w:hAnsi="Times New Roman" w:cs="Times New Roman" w:hint="eastAsia"/>
          <w:sz w:val="24"/>
          <w:szCs w:val="24"/>
          <w:highlight w:val="yellow"/>
        </w:rPr>
        <w:t>选定压力机</w:t>
      </w:r>
      <w:r w:rsidR="00E15785">
        <w:rPr>
          <w:rFonts w:ascii="Times New Roman" w:hAnsi="Times New Roman" w:cs="Times New Roman" w:hint="eastAsia"/>
          <w:sz w:val="24"/>
          <w:szCs w:val="24"/>
        </w:rPr>
        <w:t>”的</w:t>
      </w:r>
      <w:r w:rsidR="00E15785">
        <w:rPr>
          <w:rFonts w:ascii="Times New Roman" w:hAnsi="Times New Roman" w:cs="Times New Roman" w:hint="eastAsia"/>
          <w:sz w:val="24"/>
          <w:szCs w:val="24"/>
        </w:rPr>
        <w:t>id</w:t>
      </w:r>
      <w:r w:rsidR="00E15785">
        <w:rPr>
          <w:rFonts w:ascii="Times New Roman" w:hAnsi="Times New Roman" w:cs="Times New Roman" w:hint="eastAsia"/>
          <w:sz w:val="24"/>
          <w:szCs w:val="24"/>
        </w:rPr>
        <w:t>取值。</w:t>
      </w:r>
    </w:p>
    <w:p w:rsidR="006A614D" w:rsidRPr="00FA7A52" w:rsidRDefault="006A614D" w:rsidP="00FA7A52">
      <w:pPr>
        <w:pStyle w:val="ZR1"/>
        <w:spacing w:line="360" w:lineRule="auto"/>
        <w:rPr>
          <w:rFonts w:ascii="Times New Roman" w:hAnsi="Times New Roman" w:cs="Times New Roman"/>
        </w:rPr>
      </w:pPr>
      <w:bookmarkStart w:id="30" w:name="_Toc420936261"/>
      <w:r w:rsidRPr="00FA7A52">
        <w:rPr>
          <w:rFonts w:ascii="Times New Roman" w:hAnsi="Times New Roman" w:cs="Times New Roman"/>
        </w:rPr>
        <w:t>小结</w:t>
      </w:r>
      <w:bookmarkEnd w:id="30"/>
    </w:p>
    <w:p w:rsidR="007C21DB" w:rsidRDefault="00B5338C" w:rsidP="00E15785">
      <w:pPr>
        <w:spacing w:line="360" w:lineRule="auto"/>
        <w:ind w:firstLineChars="200" w:firstLine="480"/>
        <w:rPr>
          <w:sz w:val="24"/>
          <w:szCs w:val="24"/>
        </w:rPr>
      </w:pPr>
      <w:r>
        <w:rPr>
          <w:rFonts w:hint="eastAsia"/>
          <w:sz w:val="24"/>
          <w:szCs w:val="24"/>
        </w:rPr>
        <w:t>本章的重点是</w:t>
      </w:r>
      <w:r w:rsidR="00C70F35">
        <w:rPr>
          <w:rFonts w:hint="eastAsia"/>
          <w:sz w:val="24"/>
          <w:szCs w:val="24"/>
        </w:rPr>
        <w:t>设计理性</w:t>
      </w:r>
      <w:r>
        <w:rPr>
          <w:rFonts w:hint="eastAsia"/>
          <w:sz w:val="24"/>
          <w:szCs w:val="24"/>
        </w:rPr>
        <w:t>，介绍</w:t>
      </w:r>
      <w:r w:rsidR="00C70F35">
        <w:rPr>
          <w:rFonts w:hint="eastAsia"/>
          <w:sz w:val="24"/>
          <w:szCs w:val="24"/>
        </w:rPr>
        <w:t>了设计理性知识模型的</w:t>
      </w:r>
      <w:r>
        <w:rPr>
          <w:rFonts w:hint="eastAsia"/>
          <w:sz w:val="24"/>
          <w:szCs w:val="24"/>
        </w:rPr>
        <w:t>构建，简要介绍了可扩展标记语言</w:t>
      </w:r>
      <w:r>
        <w:rPr>
          <w:rFonts w:hint="eastAsia"/>
          <w:sz w:val="24"/>
          <w:szCs w:val="24"/>
        </w:rPr>
        <w:t>-XML</w:t>
      </w:r>
      <w:r>
        <w:rPr>
          <w:rFonts w:hint="eastAsia"/>
          <w:sz w:val="24"/>
          <w:szCs w:val="24"/>
        </w:rPr>
        <w:t>的相关知识和优点。然后介绍了本文建立设计理性知识模型所使用的系统</w:t>
      </w:r>
      <w:proofErr w:type="spellStart"/>
      <w:r>
        <w:rPr>
          <w:rFonts w:hint="eastAsia"/>
          <w:sz w:val="24"/>
          <w:szCs w:val="24"/>
        </w:rPr>
        <w:t>DRTool</w:t>
      </w:r>
      <w:proofErr w:type="spellEnd"/>
      <w:r>
        <w:rPr>
          <w:rFonts w:hint="eastAsia"/>
          <w:sz w:val="24"/>
          <w:szCs w:val="24"/>
        </w:rPr>
        <w:t>，并着重对所使用的建模和存储功能作出详细介绍。然后介绍了建模的过程，并对最后创建出的</w:t>
      </w:r>
      <w:r>
        <w:rPr>
          <w:rFonts w:hint="eastAsia"/>
          <w:sz w:val="24"/>
          <w:szCs w:val="24"/>
        </w:rPr>
        <w:t>XML</w:t>
      </w:r>
      <w:r>
        <w:rPr>
          <w:rFonts w:hint="eastAsia"/>
          <w:sz w:val="24"/>
          <w:szCs w:val="24"/>
        </w:rPr>
        <w:t>文件进行解析。</w:t>
      </w: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Pr="00E15785" w:rsidRDefault="00150D69" w:rsidP="00E15785">
      <w:pPr>
        <w:spacing w:line="360" w:lineRule="auto"/>
        <w:ind w:firstLineChars="200" w:firstLine="480"/>
        <w:rPr>
          <w:sz w:val="24"/>
          <w:szCs w:val="24"/>
        </w:rPr>
      </w:pPr>
    </w:p>
    <w:p w:rsidR="007C21DB" w:rsidRPr="00FA7A52" w:rsidRDefault="00CA0555" w:rsidP="00FA7A52">
      <w:pPr>
        <w:pStyle w:val="ZR0"/>
        <w:spacing w:line="360" w:lineRule="auto"/>
        <w:rPr>
          <w:rFonts w:ascii="Times New Roman" w:hAnsi="Times New Roman" w:cs="Times New Roman"/>
        </w:rPr>
      </w:pPr>
      <w:bookmarkStart w:id="31" w:name="_Toc420936262"/>
      <w:r w:rsidRPr="00FA7A52">
        <w:rPr>
          <w:rFonts w:ascii="Times New Roman" w:hAnsi="Times New Roman" w:cs="Times New Roman"/>
        </w:rPr>
        <w:t>设计理性模型</w:t>
      </w:r>
      <w:r w:rsidR="00D37A61" w:rsidRPr="00FA7A52">
        <w:rPr>
          <w:rFonts w:ascii="Times New Roman" w:hAnsi="Times New Roman" w:cs="Times New Roman"/>
        </w:rPr>
        <w:t>规范性检查和</w:t>
      </w:r>
      <w:r w:rsidRPr="00FA7A52">
        <w:rPr>
          <w:rFonts w:ascii="Times New Roman" w:hAnsi="Times New Roman" w:cs="Times New Roman"/>
        </w:rPr>
        <w:t>主脉络提取算法</w:t>
      </w:r>
      <w:bookmarkEnd w:id="31"/>
    </w:p>
    <w:p w:rsidR="00187B9A" w:rsidRDefault="006A614D" w:rsidP="00FA7A52">
      <w:pPr>
        <w:pStyle w:val="ZR1"/>
        <w:spacing w:line="360" w:lineRule="auto"/>
        <w:rPr>
          <w:rFonts w:ascii="Times New Roman" w:hAnsi="Times New Roman" w:cs="Times New Roman"/>
        </w:rPr>
      </w:pPr>
      <w:bookmarkStart w:id="32" w:name="_Toc420936263"/>
      <w:r w:rsidRPr="00FA7A52">
        <w:rPr>
          <w:rFonts w:ascii="Times New Roman" w:hAnsi="Times New Roman" w:cs="Times New Roman"/>
        </w:rPr>
        <w:t>概述</w:t>
      </w:r>
      <w:bookmarkEnd w:id="32"/>
    </w:p>
    <w:p w:rsidR="00CC0D7F" w:rsidRPr="00CC0D7F" w:rsidRDefault="00CC0D7F" w:rsidP="00CC0D7F">
      <w:pPr>
        <w:spacing w:line="360" w:lineRule="auto"/>
        <w:ind w:firstLineChars="200" w:firstLine="480"/>
        <w:rPr>
          <w:sz w:val="24"/>
          <w:szCs w:val="24"/>
        </w:rPr>
      </w:pPr>
      <w:r>
        <w:rPr>
          <w:rFonts w:hint="eastAsia"/>
          <w:sz w:val="24"/>
          <w:szCs w:val="24"/>
        </w:rPr>
        <w:lastRenderedPageBreak/>
        <w:t>在建立了半盒件模具设计的设计理性知识模型</w:t>
      </w:r>
      <w:r>
        <w:rPr>
          <w:rFonts w:hint="eastAsia"/>
          <w:sz w:val="24"/>
          <w:szCs w:val="24"/>
        </w:rPr>
        <w:t>XML</w:t>
      </w:r>
      <w:r>
        <w:rPr>
          <w:rFonts w:hint="eastAsia"/>
          <w:sz w:val="24"/>
          <w:szCs w:val="24"/>
        </w:rPr>
        <w:t>文件之后，本章主要进行</w:t>
      </w:r>
      <w:r w:rsidR="00B85277">
        <w:rPr>
          <w:rFonts w:hint="eastAsia"/>
          <w:sz w:val="24"/>
          <w:szCs w:val="24"/>
        </w:rPr>
        <w:t>XML</w:t>
      </w:r>
      <w:r w:rsidR="00B85277">
        <w:rPr>
          <w:rFonts w:hint="eastAsia"/>
          <w:sz w:val="24"/>
          <w:szCs w:val="24"/>
        </w:rPr>
        <w:t>文件处理方法的探究和设计理性知识模型规范性检查的算法设计以及</w:t>
      </w:r>
      <w:r>
        <w:rPr>
          <w:rFonts w:hint="eastAsia"/>
          <w:sz w:val="24"/>
          <w:szCs w:val="24"/>
        </w:rPr>
        <w:t>设计理性知识模型主脉络提取算法的研究。</w:t>
      </w:r>
      <w:r w:rsidR="00B85277">
        <w:rPr>
          <w:rFonts w:hint="eastAsia"/>
          <w:sz w:val="24"/>
          <w:szCs w:val="24"/>
        </w:rPr>
        <w:t>为完成主脉络提取工作奠定坚实的理论基础。</w:t>
      </w:r>
    </w:p>
    <w:p w:rsidR="006A614D" w:rsidRPr="00FA7A52" w:rsidRDefault="006A614D" w:rsidP="00FA7A52">
      <w:pPr>
        <w:pStyle w:val="ZR1"/>
        <w:spacing w:line="360" w:lineRule="auto"/>
        <w:rPr>
          <w:rFonts w:ascii="Times New Roman" w:hAnsi="Times New Roman" w:cs="Times New Roman"/>
        </w:rPr>
      </w:pPr>
      <w:bookmarkStart w:id="33" w:name="_Toc420936264"/>
      <w:r w:rsidRPr="00FA7A52">
        <w:rPr>
          <w:rFonts w:ascii="Times New Roman" w:hAnsi="Times New Roman" w:cs="Times New Roman"/>
        </w:rPr>
        <w:t>XML</w:t>
      </w:r>
      <w:r w:rsidRPr="00FA7A52">
        <w:rPr>
          <w:rFonts w:ascii="Times New Roman" w:hAnsi="Times New Roman" w:cs="Times New Roman"/>
        </w:rPr>
        <w:t>文件中信息的获取</w:t>
      </w:r>
      <w:bookmarkEnd w:id="33"/>
    </w:p>
    <w:p w:rsidR="009D45E9" w:rsidRPr="00FA7A52" w:rsidRDefault="006A4E90" w:rsidP="00FA7A52">
      <w:pPr>
        <w:pStyle w:val="ZR2"/>
        <w:spacing w:line="360" w:lineRule="auto"/>
        <w:rPr>
          <w:rFonts w:ascii="Times New Roman" w:hAnsi="Times New Roman" w:cs="Times New Roman"/>
        </w:rPr>
      </w:pPr>
      <w:bookmarkStart w:id="34" w:name="_Toc420936265"/>
      <w:r w:rsidRPr="00FA7A52">
        <w:rPr>
          <w:rFonts w:ascii="Times New Roman" w:hAnsi="Times New Roman" w:cs="Times New Roman"/>
        </w:rPr>
        <w:t>加载</w:t>
      </w:r>
      <w:r w:rsidRPr="00FA7A52">
        <w:rPr>
          <w:rFonts w:ascii="Times New Roman" w:hAnsi="Times New Roman" w:cs="Times New Roman"/>
        </w:rPr>
        <w:t>XML</w:t>
      </w:r>
      <w:r w:rsidR="00FD55AF">
        <w:rPr>
          <w:rFonts w:ascii="Times New Roman" w:hAnsi="Times New Roman" w:cs="Times New Roman" w:hint="eastAsia"/>
        </w:rPr>
        <w:t>文件</w:t>
      </w:r>
      <w:bookmarkEnd w:id="34"/>
    </w:p>
    <w:p w:rsidR="009D45E9"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1. W3C DOM</w:t>
      </w:r>
      <w:r w:rsidR="006A4E90" w:rsidRPr="00FA7A52">
        <w:rPr>
          <w:rFonts w:ascii="Times New Roman" w:hAnsi="Times New Roman" w:cs="Times New Roman"/>
          <w:sz w:val="24"/>
          <w:szCs w:val="24"/>
        </w:rPr>
        <w:t>库</w:t>
      </w:r>
      <w:r w:rsidR="00E32C49" w:rsidRPr="00FA7A52">
        <w:rPr>
          <w:rFonts w:ascii="Times New Roman" w:hAnsi="Times New Roman" w:cs="Times New Roman"/>
          <w:sz w:val="24"/>
          <w:szCs w:val="24"/>
        </w:rPr>
        <w:t>：</w:t>
      </w:r>
      <w:r w:rsidR="0047599F">
        <w:rPr>
          <w:rFonts w:ascii="Times New Roman" w:hAnsi="Times New Roman" w:cs="Times New Roman" w:hint="eastAsia"/>
          <w:sz w:val="24"/>
          <w:szCs w:val="24"/>
        </w:rPr>
        <w:t>它的功能是</w:t>
      </w:r>
      <w:r w:rsidR="00E32C49" w:rsidRPr="00FA7A52">
        <w:rPr>
          <w:rFonts w:ascii="Times New Roman" w:hAnsi="Times New Roman" w:cs="Times New Roman"/>
          <w:sz w:val="24"/>
          <w:szCs w:val="24"/>
        </w:rPr>
        <w:t>为文档对象模型</w:t>
      </w:r>
      <w:r w:rsidR="00E32C49" w:rsidRPr="00FA7A52">
        <w:rPr>
          <w:rFonts w:ascii="Times New Roman" w:hAnsi="Times New Roman" w:cs="Times New Roman"/>
          <w:sz w:val="24"/>
          <w:szCs w:val="24"/>
        </w:rPr>
        <w:t xml:space="preserve"> (DOM) </w:t>
      </w:r>
      <w:r w:rsidR="00E32C49" w:rsidRPr="00FA7A52">
        <w:rPr>
          <w:rFonts w:ascii="Times New Roman" w:hAnsi="Times New Roman" w:cs="Times New Roman"/>
          <w:sz w:val="24"/>
          <w:szCs w:val="24"/>
        </w:rPr>
        <w:t>提供接口，该模型是</w:t>
      </w:r>
      <w:r w:rsidR="00E32C49" w:rsidRPr="00FA7A52">
        <w:rPr>
          <w:rFonts w:ascii="Times New Roman" w:hAnsi="Times New Roman" w:cs="Times New Roman"/>
          <w:sz w:val="24"/>
          <w:szCs w:val="24"/>
        </w:rPr>
        <w:t xml:space="preserve"> Java API for XML Processing </w:t>
      </w:r>
      <w:r w:rsidR="00E32C49" w:rsidRPr="00FA7A52">
        <w:rPr>
          <w:rFonts w:ascii="Times New Roman" w:hAnsi="Times New Roman" w:cs="Times New Roman"/>
          <w:sz w:val="24"/>
          <w:szCs w:val="24"/>
        </w:rPr>
        <w:t>的组件</w:t>
      </w:r>
      <w:r w:rsidR="00E32C49" w:rsidRPr="00FA7A52">
        <w:rPr>
          <w:rFonts w:ascii="Times New Roman" w:hAnsi="Times New Roman" w:cs="Times New Roman"/>
          <w:sz w:val="24"/>
          <w:szCs w:val="24"/>
        </w:rPr>
        <w:t>API</w:t>
      </w:r>
      <w:r w:rsidR="00E32C49" w:rsidRPr="00FA7A52">
        <w:rPr>
          <w:rFonts w:ascii="Times New Roman" w:hAnsi="Times New Roman" w:cs="Times New Roman"/>
          <w:sz w:val="24"/>
          <w:szCs w:val="24"/>
        </w:rPr>
        <w:t>。</w:t>
      </w:r>
    </w:p>
    <w:p w:rsidR="00BB45C4"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Style w:val="HTML"/>
          <w:rFonts w:ascii="Times New Roman" w:eastAsiaTheme="minorEastAsia" w:hAnsi="Times New Roman" w:cs="Times New Roman"/>
        </w:rPr>
        <w:t>（</w:t>
      </w:r>
      <w:r w:rsidRPr="00FA7A52">
        <w:rPr>
          <w:rStyle w:val="HTML"/>
          <w:rFonts w:ascii="Times New Roman" w:eastAsiaTheme="minorEastAsia" w:hAnsi="Times New Roman" w:cs="Times New Roman"/>
        </w:rPr>
        <w:t>1</w:t>
      </w:r>
      <w:r w:rsidRPr="00FA7A52">
        <w:rPr>
          <w:rStyle w:val="HTML"/>
          <w:rFonts w:ascii="Times New Roman" w:eastAsiaTheme="minorEastAsia" w:hAnsi="Times New Roman" w:cs="Times New Roman"/>
        </w:rPr>
        <w:t>）</w:t>
      </w:r>
      <w:r w:rsidR="00E32C49" w:rsidRPr="00FA7A52">
        <w:rPr>
          <w:rStyle w:val="HTML"/>
          <w:rFonts w:ascii="Times New Roman" w:eastAsiaTheme="minorEastAsia" w:hAnsi="Times New Roman" w:cs="Times New Roman"/>
        </w:rPr>
        <w:t>Document</w:t>
      </w:r>
      <w:r w:rsidR="00E32C49" w:rsidRPr="00FA7A52">
        <w:rPr>
          <w:rFonts w:ascii="Times New Roman" w:hAnsi="Times New Roman" w:cs="Times New Roman"/>
          <w:sz w:val="24"/>
          <w:szCs w:val="24"/>
        </w:rPr>
        <w:t xml:space="preserve"> </w:t>
      </w:r>
      <w:r w:rsidR="00E32C49" w:rsidRPr="00FA7A52">
        <w:rPr>
          <w:rFonts w:ascii="Times New Roman" w:hAnsi="Times New Roman" w:cs="Times New Roman"/>
          <w:sz w:val="24"/>
          <w:szCs w:val="24"/>
        </w:rPr>
        <w:t>接口</w:t>
      </w:r>
      <w:r w:rsidRPr="00FA7A52">
        <w:rPr>
          <w:rFonts w:ascii="Times New Roman" w:hAnsi="Times New Roman" w:cs="Times New Roman"/>
          <w:sz w:val="24"/>
          <w:szCs w:val="24"/>
        </w:rPr>
        <w:t>：</w:t>
      </w:r>
    </w:p>
    <w:p w:rsidR="009D45E9" w:rsidRPr="00FA7A52" w:rsidRDefault="0047599F" w:rsidP="00FA7A52">
      <w:pPr>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它的功能是</w:t>
      </w:r>
      <w:r w:rsidR="00E32C49" w:rsidRPr="00FA7A52">
        <w:rPr>
          <w:rFonts w:ascii="Times New Roman" w:hAnsi="Times New Roman" w:cs="Times New Roman"/>
          <w:sz w:val="24"/>
          <w:szCs w:val="24"/>
        </w:rPr>
        <w:t>表示整个</w:t>
      </w:r>
      <w:r w:rsidR="00E32C49" w:rsidRPr="00FA7A52">
        <w:rPr>
          <w:rFonts w:ascii="Times New Roman" w:hAnsi="Times New Roman" w:cs="Times New Roman"/>
          <w:sz w:val="24"/>
          <w:szCs w:val="24"/>
        </w:rPr>
        <w:t xml:space="preserve"> HTML </w:t>
      </w:r>
      <w:r w:rsidR="00E32C49" w:rsidRPr="00FA7A52">
        <w:rPr>
          <w:rFonts w:ascii="Times New Roman" w:hAnsi="Times New Roman" w:cs="Times New Roman"/>
          <w:sz w:val="24"/>
          <w:szCs w:val="24"/>
        </w:rPr>
        <w:t>或</w:t>
      </w:r>
      <w:r w:rsidR="00E32C49" w:rsidRPr="00FA7A52">
        <w:rPr>
          <w:rFonts w:ascii="Times New Roman" w:hAnsi="Times New Roman" w:cs="Times New Roman"/>
          <w:sz w:val="24"/>
          <w:szCs w:val="24"/>
        </w:rPr>
        <w:t xml:space="preserve"> XML </w:t>
      </w:r>
      <w:r>
        <w:rPr>
          <w:rFonts w:ascii="Times New Roman" w:hAnsi="Times New Roman" w:cs="Times New Roman"/>
          <w:sz w:val="24"/>
          <w:szCs w:val="24"/>
        </w:rPr>
        <w:t>文档。</w:t>
      </w:r>
      <w:r>
        <w:rPr>
          <w:rFonts w:ascii="Times New Roman" w:hAnsi="Times New Roman" w:cs="Times New Roman" w:hint="eastAsia"/>
          <w:sz w:val="24"/>
          <w:szCs w:val="24"/>
        </w:rPr>
        <w:t>以</w:t>
      </w:r>
      <w:r>
        <w:rPr>
          <w:rFonts w:ascii="Times New Roman" w:hAnsi="Times New Roman" w:cs="Times New Roman"/>
          <w:sz w:val="24"/>
          <w:szCs w:val="24"/>
        </w:rPr>
        <w:t>概念上</w:t>
      </w:r>
      <w:r>
        <w:rPr>
          <w:rFonts w:ascii="Times New Roman" w:hAnsi="Times New Roman" w:cs="Times New Roman" w:hint="eastAsia"/>
          <w:sz w:val="24"/>
          <w:szCs w:val="24"/>
        </w:rPr>
        <w:t>的定义来说</w:t>
      </w:r>
      <w:r>
        <w:rPr>
          <w:rFonts w:ascii="Times New Roman" w:hAnsi="Times New Roman" w:cs="Times New Roman"/>
          <w:sz w:val="24"/>
          <w:szCs w:val="24"/>
        </w:rPr>
        <w:t>，它</w:t>
      </w:r>
      <w:r>
        <w:rPr>
          <w:rFonts w:ascii="Times New Roman" w:hAnsi="Times New Roman" w:cs="Times New Roman" w:hint="eastAsia"/>
          <w:sz w:val="24"/>
          <w:szCs w:val="24"/>
        </w:rPr>
        <w:t>就是</w:t>
      </w:r>
      <w:r w:rsidR="00E32C49" w:rsidRPr="00FA7A52">
        <w:rPr>
          <w:rFonts w:ascii="Times New Roman" w:hAnsi="Times New Roman" w:cs="Times New Roman"/>
          <w:sz w:val="24"/>
          <w:szCs w:val="24"/>
        </w:rPr>
        <w:t>文档树的根</w:t>
      </w:r>
      <w:r>
        <w:rPr>
          <w:rFonts w:ascii="Times New Roman" w:hAnsi="Times New Roman" w:cs="Times New Roman" w:hint="eastAsia"/>
          <w:sz w:val="24"/>
          <w:szCs w:val="24"/>
        </w:rPr>
        <w:t>部</w:t>
      </w:r>
      <w:r w:rsidR="00E32C49" w:rsidRPr="00FA7A52">
        <w:rPr>
          <w:rFonts w:ascii="Times New Roman" w:hAnsi="Times New Roman" w:cs="Times New Roman"/>
          <w:sz w:val="24"/>
          <w:szCs w:val="24"/>
        </w:rPr>
        <w:t>，并</w:t>
      </w:r>
      <w:r>
        <w:rPr>
          <w:rFonts w:ascii="Times New Roman" w:hAnsi="Times New Roman" w:cs="Times New Roman" w:hint="eastAsia"/>
          <w:sz w:val="24"/>
          <w:szCs w:val="24"/>
        </w:rPr>
        <w:t>且</w:t>
      </w:r>
      <w:r w:rsidR="00E32C49" w:rsidRPr="00FA7A52">
        <w:rPr>
          <w:rFonts w:ascii="Times New Roman" w:hAnsi="Times New Roman" w:cs="Times New Roman"/>
          <w:sz w:val="24"/>
          <w:szCs w:val="24"/>
        </w:rPr>
        <w:t>提供对文档数据的基本访问</w:t>
      </w:r>
      <w:r>
        <w:rPr>
          <w:rFonts w:ascii="Times New Roman" w:hAnsi="Times New Roman" w:cs="Times New Roman" w:hint="eastAsia"/>
          <w:sz w:val="24"/>
          <w:szCs w:val="24"/>
        </w:rPr>
        <w:t>功能</w:t>
      </w:r>
      <w:r w:rsidR="00E32C49" w:rsidRPr="00FA7A52">
        <w:rPr>
          <w:rFonts w:ascii="Times New Roman" w:hAnsi="Times New Roman" w:cs="Times New Roman"/>
          <w:sz w:val="24"/>
          <w:szCs w:val="24"/>
        </w:rPr>
        <w:t>。</w:t>
      </w:r>
    </w:p>
    <w:p w:rsidR="00BB45C4"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Style w:val="HTML"/>
          <w:rFonts w:ascii="Times New Roman" w:eastAsiaTheme="minorEastAsia" w:hAnsi="Times New Roman" w:cs="Times New Roman"/>
        </w:rPr>
        <w:t>（</w:t>
      </w:r>
      <w:r w:rsidRPr="00FA7A52">
        <w:rPr>
          <w:rStyle w:val="HTML"/>
          <w:rFonts w:ascii="Times New Roman" w:eastAsiaTheme="minorEastAsia" w:hAnsi="Times New Roman" w:cs="Times New Roman"/>
        </w:rPr>
        <w:t>2</w:t>
      </w:r>
      <w:r w:rsidRPr="00FA7A52">
        <w:rPr>
          <w:rStyle w:val="HTML"/>
          <w:rFonts w:ascii="Times New Roman" w:eastAsiaTheme="minorEastAsia" w:hAnsi="Times New Roman" w:cs="Times New Roman"/>
        </w:rPr>
        <w:t>）</w:t>
      </w:r>
      <w:r w:rsidR="00E32C49" w:rsidRPr="00FA7A52">
        <w:rPr>
          <w:rStyle w:val="HTML"/>
          <w:rFonts w:ascii="Times New Roman" w:eastAsiaTheme="minorEastAsia" w:hAnsi="Times New Roman" w:cs="Times New Roman"/>
        </w:rPr>
        <w:t>Element</w:t>
      </w:r>
      <w:r w:rsidR="00E32C49" w:rsidRPr="00FA7A52">
        <w:rPr>
          <w:rFonts w:ascii="Times New Roman" w:hAnsi="Times New Roman" w:cs="Times New Roman"/>
          <w:sz w:val="24"/>
          <w:szCs w:val="24"/>
        </w:rPr>
        <w:t xml:space="preserve"> </w:t>
      </w:r>
      <w:r w:rsidR="00E32C49" w:rsidRPr="00FA7A52">
        <w:rPr>
          <w:rFonts w:ascii="Times New Roman" w:hAnsi="Times New Roman" w:cs="Times New Roman"/>
          <w:sz w:val="24"/>
          <w:szCs w:val="24"/>
        </w:rPr>
        <w:t>接口</w:t>
      </w:r>
      <w:r w:rsidRPr="00FA7A52">
        <w:rPr>
          <w:rFonts w:ascii="Times New Roman" w:hAnsi="Times New Roman" w:cs="Times New Roman"/>
          <w:sz w:val="24"/>
          <w:szCs w:val="24"/>
        </w:rPr>
        <w:t>：</w:t>
      </w:r>
    </w:p>
    <w:p w:rsidR="009D45E9" w:rsidRPr="00FA7A52" w:rsidRDefault="0047599F" w:rsidP="00FA7A52">
      <w:pPr>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它的功能是</w:t>
      </w:r>
      <w:r>
        <w:rPr>
          <w:rFonts w:ascii="Times New Roman" w:hAnsi="Times New Roman" w:cs="Times New Roman"/>
          <w:sz w:val="24"/>
          <w:szCs w:val="24"/>
        </w:rPr>
        <w:t>表</w:t>
      </w:r>
      <w:r>
        <w:rPr>
          <w:rFonts w:ascii="Times New Roman" w:hAnsi="Times New Roman" w:cs="Times New Roman" w:hint="eastAsia"/>
          <w:sz w:val="24"/>
          <w:szCs w:val="24"/>
        </w:rPr>
        <w:t>示</w:t>
      </w:r>
      <w:r w:rsidR="00E32C49" w:rsidRPr="00FA7A52">
        <w:rPr>
          <w:rFonts w:ascii="Times New Roman" w:hAnsi="Times New Roman" w:cs="Times New Roman"/>
          <w:sz w:val="24"/>
          <w:szCs w:val="24"/>
        </w:rPr>
        <w:t xml:space="preserve">XML </w:t>
      </w:r>
      <w:r w:rsidR="00E32C49" w:rsidRPr="00FA7A52">
        <w:rPr>
          <w:rFonts w:ascii="Times New Roman" w:hAnsi="Times New Roman" w:cs="Times New Roman"/>
          <w:sz w:val="24"/>
          <w:szCs w:val="24"/>
        </w:rPr>
        <w:t>文档中的</w:t>
      </w:r>
      <w:r>
        <w:rPr>
          <w:rFonts w:ascii="Times New Roman" w:hAnsi="Times New Roman" w:cs="Times New Roman" w:hint="eastAsia"/>
          <w:sz w:val="24"/>
          <w:szCs w:val="24"/>
        </w:rPr>
        <w:t>某</w:t>
      </w:r>
      <w:r w:rsidR="00E32C49" w:rsidRPr="00FA7A52">
        <w:rPr>
          <w:rFonts w:ascii="Times New Roman" w:hAnsi="Times New Roman" w:cs="Times New Roman"/>
          <w:sz w:val="24"/>
          <w:szCs w:val="24"/>
        </w:rPr>
        <w:t>一个元素。</w:t>
      </w:r>
      <w:r w:rsidR="00E32C49" w:rsidRPr="00FA7A52">
        <w:rPr>
          <w:rStyle w:val="HTML"/>
          <w:rFonts w:ascii="Times New Roman" w:eastAsiaTheme="minorEastAsia" w:hAnsi="Times New Roman" w:cs="Times New Roman"/>
        </w:rPr>
        <w:t>Element</w:t>
      </w:r>
      <w:r w:rsidR="00E32C49" w:rsidRPr="00FA7A52">
        <w:rPr>
          <w:rFonts w:ascii="Times New Roman" w:hAnsi="Times New Roman" w:cs="Times New Roman"/>
          <w:sz w:val="24"/>
          <w:szCs w:val="24"/>
        </w:rPr>
        <w:t xml:space="preserve"> </w:t>
      </w:r>
      <w:r>
        <w:rPr>
          <w:rFonts w:ascii="Times New Roman" w:hAnsi="Times New Roman" w:cs="Times New Roman"/>
          <w:sz w:val="24"/>
          <w:szCs w:val="24"/>
        </w:rPr>
        <w:t>接口上</w:t>
      </w:r>
      <w:r w:rsidR="00DD39B6">
        <w:rPr>
          <w:rFonts w:ascii="Times New Roman" w:hAnsi="Times New Roman" w:cs="Times New Roman" w:hint="eastAsia"/>
          <w:sz w:val="24"/>
          <w:szCs w:val="24"/>
        </w:rPr>
        <w:t>含有</w:t>
      </w:r>
      <w:r w:rsidR="00E32C49" w:rsidRPr="00FA7A52">
        <w:rPr>
          <w:rFonts w:ascii="Times New Roman" w:hAnsi="Times New Roman" w:cs="Times New Roman"/>
          <w:sz w:val="24"/>
          <w:szCs w:val="24"/>
        </w:rPr>
        <w:t>通过名称获得</w:t>
      </w:r>
      <w:r w:rsidR="00E32C49" w:rsidRPr="00FA7A52">
        <w:rPr>
          <w:rFonts w:ascii="Times New Roman" w:hAnsi="Times New Roman" w:cs="Times New Roman"/>
          <w:sz w:val="24"/>
          <w:szCs w:val="24"/>
        </w:rPr>
        <w:t xml:space="preserve"> </w:t>
      </w:r>
      <w:proofErr w:type="spellStart"/>
      <w:r w:rsidR="00E32C49" w:rsidRPr="00FA7A52">
        <w:rPr>
          <w:rStyle w:val="HTML"/>
          <w:rFonts w:ascii="Times New Roman" w:eastAsiaTheme="minorEastAsia" w:hAnsi="Times New Roman" w:cs="Times New Roman"/>
        </w:rPr>
        <w:t>Attr</w:t>
      </w:r>
      <w:proofErr w:type="spellEnd"/>
      <w:r w:rsidR="00E32C49" w:rsidRPr="00FA7A52">
        <w:rPr>
          <w:rFonts w:ascii="Times New Roman" w:hAnsi="Times New Roman" w:cs="Times New Roman"/>
          <w:sz w:val="24"/>
          <w:szCs w:val="24"/>
        </w:rPr>
        <w:t xml:space="preserve"> </w:t>
      </w:r>
      <w:r w:rsidR="00DD39B6">
        <w:rPr>
          <w:rFonts w:ascii="Times New Roman" w:hAnsi="Times New Roman" w:cs="Times New Roman"/>
          <w:sz w:val="24"/>
          <w:szCs w:val="24"/>
        </w:rPr>
        <w:t>对象或</w:t>
      </w:r>
      <w:r w:rsidR="00E32C49" w:rsidRPr="00FA7A52">
        <w:rPr>
          <w:rFonts w:ascii="Times New Roman" w:hAnsi="Times New Roman" w:cs="Times New Roman"/>
          <w:sz w:val="24"/>
          <w:szCs w:val="24"/>
        </w:rPr>
        <w:t>属性值的</w:t>
      </w:r>
      <w:r w:rsidR="00DD39B6">
        <w:rPr>
          <w:rFonts w:ascii="Times New Roman" w:hAnsi="Times New Roman" w:cs="Times New Roman" w:hint="eastAsia"/>
          <w:sz w:val="24"/>
          <w:szCs w:val="24"/>
        </w:rPr>
        <w:t>相关</w:t>
      </w:r>
      <w:r w:rsidR="00E32C49" w:rsidRPr="00FA7A52">
        <w:rPr>
          <w:rFonts w:ascii="Times New Roman" w:hAnsi="Times New Roman" w:cs="Times New Roman"/>
          <w:sz w:val="24"/>
          <w:szCs w:val="24"/>
        </w:rPr>
        <w:t>方法。</w:t>
      </w:r>
    </w:p>
    <w:p w:rsidR="00BB45C4"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3</w:t>
      </w:r>
      <w:r w:rsidRPr="00FA7A52">
        <w:rPr>
          <w:rFonts w:ascii="Times New Roman" w:hAnsi="Times New Roman" w:cs="Times New Roman"/>
          <w:sz w:val="24"/>
          <w:szCs w:val="24"/>
        </w:rPr>
        <w:t>）</w:t>
      </w:r>
      <w:proofErr w:type="spellStart"/>
      <w:r w:rsidR="006A4E90" w:rsidRPr="00FA7A52">
        <w:rPr>
          <w:rFonts w:ascii="Times New Roman" w:hAnsi="Times New Roman" w:cs="Times New Roman"/>
          <w:sz w:val="24"/>
          <w:szCs w:val="24"/>
        </w:rPr>
        <w:t>NodeList</w:t>
      </w:r>
      <w:proofErr w:type="spellEnd"/>
      <w:r w:rsidR="006A4E90" w:rsidRPr="00FA7A52">
        <w:rPr>
          <w:rFonts w:ascii="Times New Roman" w:hAnsi="Times New Roman" w:cs="Times New Roman"/>
          <w:sz w:val="24"/>
          <w:szCs w:val="24"/>
        </w:rPr>
        <w:t xml:space="preserve"> </w:t>
      </w:r>
      <w:r w:rsidR="006A4E90" w:rsidRPr="00FA7A52">
        <w:rPr>
          <w:rFonts w:ascii="Times New Roman" w:hAnsi="Times New Roman" w:cs="Times New Roman"/>
          <w:sz w:val="24"/>
          <w:szCs w:val="24"/>
        </w:rPr>
        <w:t>接口</w:t>
      </w:r>
      <w:r w:rsidRPr="00FA7A52">
        <w:rPr>
          <w:rFonts w:ascii="Times New Roman" w:hAnsi="Times New Roman" w:cs="Times New Roman"/>
          <w:sz w:val="24"/>
          <w:szCs w:val="24"/>
        </w:rPr>
        <w:t>：</w:t>
      </w:r>
    </w:p>
    <w:p w:rsidR="009D45E9" w:rsidRPr="00FA7A52" w:rsidRDefault="00DD39B6" w:rsidP="00FA7A52">
      <w:pPr>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它的功能是</w:t>
      </w:r>
      <w:r w:rsidR="006A4E90" w:rsidRPr="00FA7A52">
        <w:rPr>
          <w:rFonts w:ascii="Times New Roman" w:hAnsi="Times New Roman" w:cs="Times New Roman"/>
          <w:sz w:val="24"/>
          <w:szCs w:val="24"/>
        </w:rPr>
        <w:t>提供对节点的有序集合的抽象，</w:t>
      </w:r>
      <w:r>
        <w:rPr>
          <w:rFonts w:ascii="Times New Roman" w:hAnsi="Times New Roman" w:cs="Times New Roman" w:hint="eastAsia"/>
          <w:sz w:val="24"/>
          <w:szCs w:val="24"/>
        </w:rPr>
        <w:t>但是并</w:t>
      </w:r>
      <w:r w:rsidR="006A4E90" w:rsidRPr="00FA7A52">
        <w:rPr>
          <w:rFonts w:ascii="Times New Roman" w:hAnsi="Times New Roman" w:cs="Times New Roman"/>
          <w:sz w:val="24"/>
          <w:szCs w:val="24"/>
        </w:rPr>
        <w:t>没有定义或约束如何</w:t>
      </w:r>
      <w:r>
        <w:rPr>
          <w:rFonts w:ascii="Times New Roman" w:hAnsi="Times New Roman" w:cs="Times New Roman" w:hint="eastAsia"/>
          <w:sz w:val="24"/>
          <w:szCs w:val="24"/>
        </w:rPr>
        <w:t>来</w:t>
      </w:r>
      <w:r>
        <w:rPr>
          <w:rFonts w:ascii="Times New Roman" w:hAnsi="Times New Roman" w:cs="Times New Roman"/>
          <w:sz w:val="24"/>
          <w:szCs w:val="24"/>
        </w:rPr>
        <w:t>实现</w:t>
      </w:r>
      <w:r>
        <w:rPr>
          <w:rFonts w:ascii="Times New Roman" w:hAnsi="Times New Roman" w:cs="Times New Roman" w:hint="eastAsia"/>
          <w:sz w:val="24"/>
          <w:szCs w:val="24"/>
        </w:rPr>
        <w:t>这个</w:t>
      </w:r>
      <w:r w:rsidR="006A4E90" w:rsidRPr="00FA7A52">
        <w:rPr>
          <w:rFonts w:ascii="Times New Roman" w:hAnsi="Times New Roman" w:cs="Times New Roman"/>
          <w:sz w:val="24"/>
          <w:szCs w:val="24"/>
        </w:rPr>
        <w:t>集合。</w:t>
      </w:r>
    </w:p>
    <w:p w:rsidR="009D45E9"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 xml:space="preserve">2. </w:t>
      </w:r>
      <w:r w:rsidR="006A4E90" w:rsidRPr="00FA7A52">
        <w:rPr>
          <w:rFonts w:ascii="Times New Roman" w:hAnsi="Times New Roman" w:cs="Times New Roman"/>
          <w:sz w:val="24"/>
          <w:szCs w:val="24"/>
        </w:rPr>
        <w:t>J2SE XML</w:t>
      </w:r>
      <w:r w:rsidRPr="00FA7A52">
        <w:rPr>
          <w:rFonts w:ascii="Times New Roman" w:hAnsi="Times New Roman" w:cs="Times New Roman"/>
          <w:sz w:val="24"/>
          <w:szCs w:val="24"/>
        </w:rPr>
        <w:t>：</w:t>
      </w:r>
      <w:r w:rsidR="006A4E90" w:rsidRPr="00FA7A52">
        <w:rPr>
          <w:rFonts w:ascii="Times New Roman" w:hAnsi="Times New Roman" w:cs="Times New Roman"/>
          <w:sz w:val="24"/>
          <w:szCs w:val="24"/>
        </w:rPr>
        <w:t xml:space="preserve"> Java</w:t>
      </w:r>
      <w:r w:rsidR="006A4E90" w:rsidRPr="00FA7A52">
        <w:rPr>
          <w:rFonts w:ascii="Times New Roman" w:hAnsi="Times New Roman" w:cs="Times New Roman"/>
          <w:sz w:val="24"/>
          <w:szCs w:val="24"/>
        </w:rPr>
        <w:t>标准</w:t>
      </w:r>
      <w:r w:rsidR="006A4E90" w:rsidRPr="00FA7A52">
        <w:rPr>
          <w:rFonts w:ascii="Times New Roman" w:hAnsi="Times New Roman" w:cs="Times New Roman"/>
          <w:sz w:val="24"/>
          <w:szCs w:val="24"/>
        </w:rPr>
        <w:t>XML</w:t>
      </w:r>
      <w:r w:rsidR="006A4E90" w:rsidRPr="00FA7A52">
        <w:rPr>
          <w:rFonts w:ascii="Times New Roman" w:hAnsi="Times New Roman" w:cs="Times New Roman"/>
          <w:sz w:val="24"/>
          <w:szCs w:val="24"/>
        </w:rPr>
        <w:t>处理库</w:t>
      </w:r>
    </w:p>
    <w:p w:rsidR="009D45E9" w:rsidRPr="00FA7A52" w:rsidRDefault="00BB45C4" w:rsidP="00FA7A52">
      <w:pPr>
        <w:spacing w:line="360" w:lineRule="auto"/>
        <w:ind w:firstLineChars="200" w:firstLine="480"/>
        <w:jc w:val="left"/>
        <w:rPr>
          <w:rFonts w:ascii="Times New Roman" w:hAnsi="Times New Roman" w:cs="Times New Roman"/>
          <w:sz w:val="24"/>
          <w:szCs w:val="24"/>
        </w:rPr>
      </w:pPr>
      <w:proofErr w:type="spellStart"/>
      <w:r w:rsidRPr="00FA7A52">
        <w:rPr>
          <w:rFonts w:ascii="Times New Roman" w:hAnsi="Times New Roman" w:cs="Times New Roman"/>
          <w:sz w:val="24"/>
          <w:szCs w:val="24"/>
        </w:rPr>
        <w:t>D</w:t>
      </w:r>
      <w:r w:rsidR="006A4E90" w:rsidRPr="00FA7A52">
        <w:rPr>
          <w:rFonts w:ascii="Times New Roman" w:hAnsi="Times New Roman" w:cs="Times New Roman"/>
          <w:sz w:val="24"/>
          <w:szCs w:val="24"/>
        </w:rPr>
        <w:t>ocumentbuilder</w:t>
      </w:r>
      <w:proofErr w:type="spellEnd"/>
    </w:p>
    <w:p w:rsidR="009D45E9" w:rsidRPr="00FA7A52" w:rsidRDefault="00BB45C4" w:rsidP="00FA7A52">
      <w:pPr>
        <w:pStyle w:val="ZR1"/>
        <w:numPr>
          <w:ilvl w:val="0"/>
          <w:numId w:val="0"/>
        </w:numPr>
        <w:spacing w:line="360" w:lineRule="auto"/>
        <w:ind w:firstLineChars="200" w:firstLine="480"/>
        <w:jc w:val="left"/>
        <w:outlineLvl w:val="9"/>
        <w:rPr>
          <w:rFonts w:ascii="Times New Roman" w:eastAsiaTheme="minorEastAsia" w:hAnsi="Times New Roman" w:cs="Times New Roman"/>
        </w:rPr>
      </w:pPr>
      <w:r w:rsidRPr="00FA7A52">
        <w:rPr>
          <w:rFonts w:ascii="Times New Roman" w:eastAsiaTheme="minorEastAsia" w:hAnsi="Times New Roman" w:cs="Times New Roman"/>
        </w:rPr>
        <w:t xml:space="preserve">3. </w:t>
      </w:r>
      <w:r w:rsidR="00376EEA" w:rsidRPr="00FA7A52">
        <w:rPr>
          <w:rFonts w:ascii="Times New Roman" w:eastAsiaTheme="minorEastAsia" w:hAnsi="Times New Roman" w:cs="Times New Roman"/>
        </w:rPr>
        <w:t>J2SE SAX</w:t>
      </w:r>
      <w:r w:rsidRPr="00FA7A52">
        <w:rPr>
          <w:rFonts w:ascii="Times New Roman" w:eastAsiaTheme="minorEastAsia" w:hAnsi="Times New Roman" w:cs="Times New Roman"/>
        </w:rPr>
        <w:t>：</w:t>
      </w:r>
      <w:r w:rsidR="00376EEA" w:rsidRPr="00FA7A52">
        <w:rPr>
          <w:rFonts w:ascii="Times New Roman" w:eastAsiaTheme="minorEastAsia" w:hAnsi="Times New Roman" w:cs="Times New Roman"/>
        </w:rPr>
        <w:t xml:space="preserve"> Java</w:t>
      </w:r>
      <w:r w:rsidR="00376EEA" w:rsidRPr="00FA7A52">
        <w:rPr>
          <w:rFonts w:ascii="Times New Roman" w:eastAsiaTheme="minorEastAsia" w:hAnsi="Times New Roman" w:cs="Times New Roman"/>
        </w:rPr>
        <w:t>标准核心</w:t>
      </w:r>
      <w:r w:rsidR="00376EEA" w:rsidRPr="00FA7A52">
        <w:rPr>
          <w:rFonts w:ascii="Times New Roman" w:eastAsiaTheme="minorEastAsia" w:hAnsi="Times New Roman" w:cs="Times New Roman"/>
        </w:rPr>
        <w:t>SAX API</w:t>
      </w:r>
      <w:r w:rsidR="00376EEA" w:rsidRPr="00FA7A52">
        <w:rPr>
          <w:rFonts w:ascii="Times New Roman" w:eastAsiaTheme="minorEastAsia" w:hAnsi="Times New Roman" w:cs="Times New Roman"/>
        </w:rPr>
        <w:t>库</w:t>
      </w:r>
    </w:p>
    <w:p w:rsidR="009D45E9" w:rsidRPr="00FA7A52" w:rsidRDefault="00BB45C4" w:rsidP="00FA7A52">
      <w:pPr>
        <w:pStyle w:val="ZR1"/>
        <w:numPr>
          <w:ilvl w:val="0"/>
          <w:numId w:val="0"/>
        </w:numPr>
        <w:spacing w:line="360" w:lineRule="auto"/>
        <w:ind w:firstLineChars="200" w:firstLine="480"/>
        <w:jc w:val="left"/>
        <w:outlineLvl w:val="9"/>
        <w:rPr>
          <w:rFonts w:ascii="Times New Roman" w:eastAsiaTheme="minorEastAsia" w:hAnsi="Times New Roman" w:cs="Times New Roman"/>
          <w:color w:val="000000"/>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proofErr w:type="spellStart"/>
      <w:r w:rsidR="00376EEA" w:rsidRPr="00FA7A52">
        <w:rPr>
          <w:rFonts w:ascii="Times New Roman" w:eastAsiaTheme="minorEastAsia" w:hAnsi="Times New Roman" w:cs="Times New Roman"/>
          <w:color w:val="000000"/>
        </w:rPr>
        <w:t>EntityResolver</w:t>
      </w:r>
      <w:proofErr w:type="spellEnd"/>
      <w:r w:rsidR="00376EEA" w:rsidRPr="00FA7A52">
        <w:rPr>
          <w:rFonts w:ascii="Times New Roman" w:eastAsiaTheme="minorEastAsia" w:hAnsi="Times New Roman" w:cs="Times New Roman"/>
        </w:rPr>
        <w:t>：</w:t>
      </w:r>
      <w:r w:rsidR="00376EEA" w:rsidRPr="00FA7A52">
        <w:rPr>
          <w:rFonts w:ascii="Times New Roman" w:eastAsiaTheme="minorEastAsia" w:hAnsi="Times New Roman" w:cs="Times New Roman"/>
          <w:color w:val="000000"/>
        </w:rPr>
        <w:t>用于解析实体的基本接口。</w:t>
      </w:r>
    </w:p>
    <w:p w:rsidR="00376EEA" w:rsidRPr="00FA7A52" w:rsidRDefault="00E62EA0" w:rsidP="00FA7A52">
      <w:pPr>
        <w:pStyle w:val="ZR1"/>
        <w:numPr>
          <w:ilvl w:val="0"/>
          <w:numId w:val="0"/>
        </w:numPr>
        <w:spacing w:line="360" w:lineRule="auto"/>
        <w:ind w:firstLineChars="200" w:firstLine="480"/>
        <w:jc w:val="left"/>
        <w:outlineLvl w:val="9"/>
        <w:rPr>
          <w:rFonts w:ascii="Times New Roman" w:eastAsiaTheme="minorEastAsia" w:hAnsi="Times New Roman" w:cs="Times New Roman"/>
        </w:rPr>
      </w:pPr>
      <w:r w:rsidRPr="00FA7A52">
        <w:rPr>
          <w:rFonts w:ascii="Times New Roman" w:eastAsiaTheme="minorEastAsia" w:hAnsi="Times New Roman" w:cs="Times New Roman"/>
          <w:color w:val="000000"/>
        </w:rPr>
        <w:t>（</w:t>
      </w:r>
      <w:r w:rsidRPr="00FA7A52">
        <w:rPr>
          <w:rFonts w:ascii="Times New Roman" w:eastAsiaTheme="minorEastAsia" w:hAnsi="Times New Roman" w:cs="Times New Roman"/>
          <w:color w:val="000000"/>
        </w:rPr>
        <w:t>2</w:t>
      </w:r>
      <w:r w:rsidRPr="00FA7A52">
        <w:rPr>
          <w:rFonts w:ascii="Times New Roman" w:eastAsiaTheme="minorEastAsia" w:hAnsi="Times New Roman" w:cs="Times New Roman"/>
          <w:color w:val="000000"/>
        </w:rPr>
        <w:t>）</w:t>
      </w:r>
      <w:proofErr w:type="spellStart"/>
      <w:r w:rsidR="00376EEA" w:rsidRPr="00FA7A52">
        <w:rPr>
          <w:rFonts w:ascii="Times New Roman" w:eastAsiaTheme="minorEastAsia" w:hAnsi="Times New Roman" w:cs="Times New Roman"/>
        </w:rPr>
        <w:t>InputSource</w:t>
      </w:r>
      <w:proofErr w:type="spellEnd"/>
      <w:r w:rsidR="00376EEA" w:rsidRPr="00FA7A52">
        <w:rPr>
          <w:rFonts w:ascii="Times New Roman" w:eastAsiaTheme="minorEastAsia" w:hAnsi="Times New Roman" w:cs="Times New Roman"/>
          <w:color w:val="000000"/>
        </w:rPr>
        <w:t>：</w:t>
      </w:r>
      <w:r w:rsidR="00376EEA" w:rsidRPr="00FA7A52">
        <w:rPr>
          <w:rFonts w:ascii="Times New Roman" w:eastAsiaTheme="minorEastAsia" w:hAnsi="Times New Roman" w:cs="Times New Roman"/>
        </w:rPr>
        <w:t xml:space="preserve">XML </w:t>
      </w:r>
      <w:r w:rsidR="00376EEA" w:rsidRPr="00FA7A52">
        <w:rPr>
          <w:rFonts w:ascii="Times New Roman" w:eastAsiaTheme="minorEastAsia" w:hAnsi="Times New Roman" w:cs="Times New Roman"/>
        </w:rPr>
        <w:t>实体的单一输入源。</w:t>
      </w:r>
    </w:p>
    <w:p w:rsidR="00376EEA" w:rsidRPr="00FA7A52" w:rsidRDefault="00C20E0C" w:rsidP="00FA7A52">
      <w:pPr>
        <w:pStyle w:val="ZR2"/>
        <w:spacing w:line="360" w:lineRule="auto"/>
        <w:rPr>
          <w:rFonts w:ascii="Times New Roman" w:hAnsi="Times New Roman" w:cs="Times New Roman"/>
        </w:rPr>
      </w:pPr>
      <w:bookmarkStart w:id="35" w:name="_Toc420936266"/>
      <w:r w:rsidRPr="00FA7A52">
        <w:rPr>
          <w:rFonts w:ascii="Times New Roman" w:hAnsi="Times New Roman" w:cs="Times New Roman"/>
        </w:rPr>
        <w:t>储存</w:t>
      </w:r>
      <w:r w:rsidRPr="00FA7A52">
        <w:rPr>
          <w:rFonts w:ascii="Times New Roman" w:hAnsi="Times New Roman" w:cs="Times New Roman"/>
        </w:rPr>
        <w:t>XML</w:t>
      </w:r>
      <w:r w:rsidR="00FD55AF">
        <w:rPr>
          <w:rFonts w:ascii="Times New Roman" w:hAnsi="Times New Roman" w:cs="Times New Roman" w:hint="eastAsia"/>
        </w:rPr>
        <w:t>文件</w:t>
      </w:r>
      <w:bookmarkEnd w:id="35"/>
    </w:p>
    <w:p w:rsidR="003F5685" w:rsidRPr="00FA7A52" w:rsidRDefault="003F5685" w:rsidP="00FA7A52">
      <w:pPr>
        <w:spacing w:line="360" w:lineRule="auto"/>
        <w:ind w:firstLineChars="200" w:firstLine="480"/>
        <w:jc w:val="left"/>
        <w:rPr>
          <w:rStyle w:val="pl-smi1"/>
          <w:rFonts w:ascii="Times New Roman" w:hAnsi="Times New Roman" w:cs="Times New Roman"/>
          <w:sz w:val="24"/>
          <w:szCs w:val="24"/>
        </w:rPr>
      </w:pPr>
      <w:r w:rsidRPr="00FA7A52">
        <w:rPr>
          <w:rStyle w:val="pl-smi1"/>
          <w:rFonts w:ascii="Times New Roman" w:hAnsi="Times New Roman" w:cs="Times New Roman"/>
          <w:sz w:val="24"/>
          <w:szCs w:val="24"/>
        </w:rPr>
        <w:t>本设计也使用了</w:t>
      </w:r>
      <w:r w:rsidRPr="00FA7A52">
        <w:rPr>
          <w:rStyle w:val="pl-smi1"/>
          <w:rFonts w:ascii="Times New Roman" w:hAnsi="Times New Roman" w:cs="Times New Roman"/>
          <w:sz w:val="24"/>
          <w:szCs w:val="24"/>
        </w:rPr>
        <w:t>W3C DOM</w:t>
      </w:r>
      <w:r w:rsidRPr="00FA7A52">
        <w:rPr>
          <w:rStyle w:val="pl-smi1"/>
          <w:rFonts w:ascii="Times New Roman" w:hAnsi="Times New Roman" w:cs="Times New Roman"/>
          <w:sz w:val="24"/>
          <w:szCs w:val="24"/>
        </w:rPr>
        <w:t>库存储</w:t>
      </w:r>
      <w:r w:rsidRPr="00FA7A52">
        <w:rPr>
          <w:rStyle w:val="pl-smi1"/>
          <w:rFonts w:ascii="Times New Roman" w:hAnsi="Times New Roman" w:cs="Times New Roman"/>
          <w:sz w:val="24"/>
          <w:szCs w:val="24"/>
        </w:rPr>
        <w:t>XML</w:t>
      </w:r>
      <w:r w:rsidRPr="00FA7A52">
        <w:rPr>
          <w:rStyle w:val="pl-smi1"/>
          <w:rFonts w:ascii="Times New Roman" w:hAnsi="Times New Roman" w:cs="Times New Roman"/>
          <w:sz w:val="24"/>
          <w:szCs w:val="24"/>
        </w:rPr>
        <w:t>文件。</w:t>
      </w:r>
    </w:p>
    <w:p w:rsidR="00C20E0C" w:rsidRPr="00FA7A52" w:rsidRDefault="003F5685" w:rsidP="00FA7A52">
      <w:pPr>
        <w:spacing w:line="360" w:lineRule="auto"/>
        <w:ind w:firstLineChars="200" w:firstLine="480"/>
        <w:jc w:val="left"/>
        <w:rPr>
          <w:rFonts w:ascii="Times New Roman" w:hAnsi="Times New Roman" w:cs="Times New Roman"/>
          <w:sz w:val="24"/>
          <w:szCs w:val="24"/>
        </w:rPr>
      </w:pPr>
      <w:r w:rsidRPr="00FA7A52">
        <w:rPr>
          <w:rStyle w:val="pl-smi1"/>
          <w:rFonts w:ascii="Times New Roman" w:hAnsi="Times New Roman" w:cs="Times New Roman"/>
          <w:sz w:val="24"/>
          <w:szCs w:val="24"/>
        </w:rPr>
        <w:t>1.</w:t>
      </w:r>
      <w:r w:rsidR="00C20E0C" w:rsidRPr="00FA7A52">
        <w:rPr>
          <w:rStyle w:val="pl-smi1"/>
          <w:rFonts w:ascii="Times New Roman" w:hAnsi="Times New Roman" w:cs="Times New Roman"/>
          <w:sz w:val="24"/>
          <w:szCs w:val="24"/>
        </w:rPr>
        <w:t>LSOutput</w:t>
      </w:r>
      <w:r w:rsidR="00C20E0C" w:rsidRPr="00FA7A52">
        <w:rPr>
          <w:rStyle w:val="pl-smi1"/>
          <w:rFonts w:ascii="Times New Roman" w:hAnsi="Times New Roman" w:cs="Times New Roman"/>
          <w:sz w:val="24"/>
          <w:szCs w:val="24"/>
        </w:rPr>
        <w:t>：</w:t>
      </w:r>
      <w:r w:rsidR="00C20E0C" w:rsidRPr="00FA7A52">
        <w:rPr>
          <w:rFonts w:ascii="Times New Roman" w:hAnsi="Times New Roman" w:cs="Times New Roman"/>
          <w:sz w:val="24"/>
          <w:szCs w:val="24"/>
        </w:rPr>
        <w:t>此接口表示数据的输出目标。</w:t>
      </w:r>
      <w:r w:rsidR="009D45E9" w:rsidRPr="00FA7A52">
        <w:rPr>
          <w:rFonts w:ascii="Times New Roman" w:hAnsi="Times New Roman" w:cs="Times New Roman"/>
          <w:sz w:val="24"/>
          <w:szCs w:val="24"/>
        </w:rPr>
        <w:t xml:space="preserve"> </w:t>
      </w:r>
    </w:p>
    <w:p w:rsidR="00376EEA" w:rsidRPr="00FA7A52" w:rsidRDefault="003F5685" w:rsidP="00FA7A52">
      <w:pPr>
        <w:pStyle w:val="ZR1"/>
        <w:numPr>
          <w:ilvl w:val="0"/>
          <w:numId w:val="0"/>
        </w:numPr>
        <w:spacing w:line="360" w:lineRule="auto"/>
        <w:ind w:firstLineChars="200" w:firstLine="480"/>
        <w:jc w:val="left"/>
        <w:outlineLvl w:val="9"/>
        <w:rPr>
          <w:rFonts w:ascii="Times New Roman" w:eastAsiaTheme="minorEastAsia" w:hAnsi="Times New Roman" w:cs="Times New Roman"/>
        </w:rPr>
      </w:pPr>
      <w:r w:rsidRPr="00FA7A52">
        <w:rPr>
          <w:rStyle w:val="pl-smi1"/>
          <w:rFonts w:ascii="Times New Roman" w:eastAsiaTheme="minorEastAsia" w:hAnsi="Times New Roman" w:cs="Times New Roman"/>
          <w:color w:val="auto"/>
        </w:rPr>
        <w:t>2.</w:t>
      </w:r>
      <w:r w:rsidR="00C20E0C" w:rsidRPr="00FA7A52">
        <w:rPr>
          <w:rStyle w:val="pl-smi1"/>
          <w:rFonts w:ascii="Times New Roman" w:eastAsiaTheme="minorEastAsia" w:hAnsi="Times New Roman" w:cs="Times New Roman"/>
          <w:color w:val="auto"/>
        </w:rPr>
        <w:t>LSSerializer</w:t>
      </w:r>
      <w:r w:rsidR="00C20E0C" w:rsidRPr="00FA7A52">
        <w:rPr>
          <w:rStyle w:val="pl-smi1"/>
          <w:rFonts w:ascii="Times New Roman" w:eastAsiaTheme="minorEastAsia" w:hAnsi="Times New Roman" w:cs="Times New Roman"/>
          <w:color w:val="auto"/>
        </w:rPr>
        <w:t>：</w:t>
      </w:r>
      <w:r w:rsidR="00DD39B6">
        <w:rPr>
          <w:rStyle w:val="pl-smi1"/>
          <w:rFonts w:ascii="Times New Roman" w:eastAsiaTheme="minorEastAsia" w:hAnsi="Times New Roman" w:cs="Times New Roman" w:hint="eastAsia"/>
          <w:color w:val="auto"/>
        </w:rPr>
        <w:t>此接口</w:t>
      </w:r>
      <w:r w:rsidR="00C20E0C" w:rsidRPr="00FA7A52">
        <w:rPr>
          <w:rStyle w:val="pl-smi1"/>
          <w:rFonts w:ascii="Times New Roman" w:eastAsiaTheme="minorEastAsia" w:hAnsi="Times New Roman" w:cs="Times New Roman"/>
          <w:color w:val="auto"/>
        </w:rPr>
        <w:t>提供了将</w:t>
      </w:r>
      <w:r w:rsidR="00C20E0C" w:rsidRPr="00FA7A52">
        <w:rPr>
          <w:rStyle w:val="pl-smi1"/>
          <w:rFonts w:ascii="Times New Roman" w:eastAsiaTheme="minorEastAsia" w:hAnsi="Times New Roman" w:cs="Times New Roman"/>
          <w:color w:val="auto"/>
        </w:rPr>
        <w:t xml:space="preserve"> DOM </w:t>
      </w:r>
      <w:r w:rsidR="00C20E0C" w:rsidRPr="00FA7A52">
        <w:rPr>
          <w:rStyle w:val="pl-smi1"/>
          <w:rFonts w:ascii="Times New Roman" w:eastAsiaTheme="minorEastAsia" w:hAnsi="Times New Roman" w:cs="Times New Roman"/>
          <w:color w:val="auto"/>
        </w:rPr>
        <w:t>文档</w:t>
      </w:r>
      <w:r w:rsidR="00DD39B6">
        <w:rPr>
          <w:rStyle w:val="pl-smi1"/>
          <w:rFonts w:ascii="Times New Roman" w:eastAsiaTheme="minorEastAsia" w:hAnsi="Times New Roman" w:cs="Times New Roman" w:hint="eastAsia"/>
          <w:color w:val="auto"/>
        </w:rPr>
        <w:t>进行</w:t>
      </w:r>
      <w:r w:rsidR="00C20E0C" w:rsidRPr="00FA7A52">
        <w:rPr>
          <w:rStyle w:val="pl-smi1"/>
          <w:rFonts w:ascii="Times New Roman" w:eastAsiaTheme="minorEastAsia" w:hAnsi="Times New Roman" w:cs="Times New Roman"/>
          <w:color w:val="auto"/>
        </w:rPr>
        <w:t>序列化为</w:t>
      </w:r>
      <w:r w:rsidR="00C20E0C" w:rsidRPr="00FA7A52">
        <w:rPr>
          <w:rStyle w:val="pl-smi1"/>
          <w:rFonts w:ascii="Times New Roman" w:eastAsiaTheme="minorEastAsia" w:hAnsi="Times New Roman" w:cs="Times New Roman"/>
          <w:color w:val="auto"/>
        </w:rPr>
        <w:t xml:space="preserve"> XML </w:t>
      </w:r>
      <w:r w:rsidR="00C20E0C" w:rsidRPr="00FA7A52">
        <w:rPr>
          <w:rStyle w:val="pl-smi1"/>
          <w:rFonts w:ascii="Times New Roman" w:eastAsiaTheme="minorEastAsia" w:hAnsi="Times New Roman" w:cs="Times New Roman"/>
          <w:color w:val="auto"/>
        </w:rPr>
        <w:t>的</w:t>
      </w:r>
      <w:r w:rsidR="00C20E0C" w:rsidRPr="00FA7A52">
        <w:rPr>
          <w:rStyle w:val="pl-smi1"/>
          <w:rFonts w:ascii="Times New Roman" w:eastAsiaTheme="minorEastAsia" w:hAnsi="Times New Roman" w:cs="Times New Roman"/>
          <w:color w:val="auto"/>
        </w:rPr>
        <w:t xml:space="preserve"> API</w:t>
      </w:r>
      <w:r w:rsidR="00C20E0C" w:rsidRPr="00FA7A52">
        <w:rPr>
          <w:rStyle w:val="pl-smi1"/>
          <w:rFonts w:ascii="Times New Roman" w:eastAsiaTheme="minorEastAsia" w:hAnsi="Times New Roman" w:cs="Times New Roman"/>
          <w:color w:val="auto"/>
        </w:rPr>
        <w:t>。</w:t>
      </w:r>
      <w:r w:rsidR="00C20E0C" w:rsidRPr="00FA7A52">
        <w:rPr>
          <w:rStyle w:val="pl-smi1"/>
          <w:rFonts w:ascii="Times New Roman" w:eastAsiaTheme="minorEastAsia" w:hAnsi="Times New Roman" w:cs="Times New Roman"/>
          <w:color w:val="auto"/>
        </w:rPr>
        <w:t xml:space="preserve">XML </w:t>
      </w:r>
      <w:r w:rsidR="00C20E0C" w:rsidRPr="00FA7A52">
        <w:rPr>
          <w:rStyle w:val="pl-smi1"/>
          <w:rFonts w:ascii="Times New Roman" w:eastAsiaTheme="minorEastAsia" w:hAnsi="Times New Roman" w:cs="Times New Roman"/>
          <w:color w:val="auto"/>
        </w:rPr>
        <w:t>数据</w:t>
      </w:r>
      <w:r w:rsidR="00DD39B6">
        <w:rPr>
          <w:rStyle w:val="pl-smi1"/>
          <w:rFonts w:ascii="Times New Roman" w:eastAsiaTheme="minorEastAsia" w:hAnsi="Times New Roman" w:cs="Times New Roman" w:hint="eastAsia"/>
          <w:color w:val="auto"/>
        </w:rPr>
        <w:t>将</w:t>
      </w:r>
      <w:r w:rsidR="00C20E0C" w:rsidRPr="00FA7A52">
        <w:rPr>
          <w:rStyle w:val="pl-smi1"/>
          <w:rFonts w:ascii="Times New Roman" w:eastAsiaTheme="minorEastAsia" w:hAnsi="Times New Roman" w:cs="Times New Roman"/>
          <w:color w:val="auto"/>
        </w:rPr>
        <w:t>被写入字符串或</w:t>
      </w:r>
      <w:r w:rsidR="00DD39B6">
        <w:rPr>
          <w:rStyle w:val="pl-smi1"/>
          <w:rFonts w:ascii="Times New Roman" w:eastAsiaTheme="minorEastAsia" w:hAnsi="Times New Roman" w:cs="Times New Roman" w:hint="eastAsia"/>
          <w:color w:val="auto"/>
        </w:rPr>
        <w:t>者</w:t>
      </w:r>
      <w:r w:rsidR="00C20E0C" w:rsidRPr="00FA7A52">
        <w:rPr>
          <w:rStyle w:val="pl-smi1"/>
          <w:rFonts w:ascii="Times New Roman" w:eastAsiaTheme="minorEastAsia" w:hAnsi="Times New Roman" w:cs="Times New Roman"/>
          <w:color w:val="auto"/>
        </w:rPr>
        <w:t>输入流。</w:t>
      </w:r>
    </w:p>
    <w:p w:rsidR="006C2FEC" w:rsidRPr="00FA7A52" w:rsidRDefault="00CC0D7F" w:rsidP="00FA7A52">
      <w:pPr>
        <w:pStyle w:val="ZR1"/>
        <w:spacing w:line="360" w:lineRule="auto"/>
        <w:rPr>
          <w:rFonts w:ascii="Times New Roman" w:hAnsi="Times New Roman" w:cs="Times New Roman"/>
        </w:rPr>
      </w:pPr>
      <w:bookmarkStart w:id="36" w:name="_Toc420936267"/>
      <w:r>
        <w:rPr>
          <w:rFonts w:ascii="Times New Roman" w:hAnsi="Times New Roman" w:cs="Times New Roman" w:hint="eastAsia"/>
        </w:rPr>
        <w:t>提出</w:t>
      </w:r>
      <w:r w:rsidR="006C2FEC" w:rsidRPr="00FA7A52">
        <w:rPr>
          <w:rFonts w:ascii="Times New Roman" w:hAnsi="Times New Roman" w:cs="Times New Roman"/>
        </w:rPr>
        <w:t>设计理性模型规范性检查算法</w:t>
      </w:r>
      <w:bookmarkEnd w:id="36"/>
    </w:p>
    <w:p w:rsidR="006C2FEC" w:rsidRPr="00FA7A52" w:rsidRDefault="006C2FEC" w:rsidP="00FA7A52">
      <w:pPr>
        <w:pStyle w:val="ZR2"/>
        <w:spacing w:line="360" w:lineRule="auto"/>
        <w:rPr>
          <w:rFonts w:ascii="Times New Roman" w:hAnsi="Times New Roman" w:cs="Times New Roman"/>
        </w:rPr>
      </w:pPr>
      <w:bookmarkStart w:id="37" w:name="_Toc420936268"/>
      <w:r w:rsidRPr="00FA7A52">
        <w:rPr>
          <w:rFonts w:ascii="Times New Roman" w:hAnsi="Times New Roman" w:cs="Times New Roman"/>
        </w:rPr>
        <w:t>算法概述</w:t>
      </w:r>
      <w:bookmarkEnd w:id="37"/>
    </w:p>
    <w:p w:rsidR="00282CDB" w:rsidRPr="00E426D2" w:rsidRDefault="00E426D2" w:rsidP="00E426D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根据</w:t>
      </w:r>
      <w:r w:rsidR="00DD39B6">
        <w:rPr>
          <w:rFonts w:ascii="Times New Roman" w:hAnsi="Times New Roman" w:cs="Times New Roman" w:hint="eastAsia"/>
          <w:sz w:val="24"/>
          <w:szCs w:val="24"/>
        </w:rPr>
        <w:t>毕业设计过程中出现的</w:t>
      </w:r>
      <w:r>
        <w:rPr>
          <w:rFonts w:ascii="Times New Roman" w:hAnsi="Times New Roman" w:cs="Times New Roman" w:hint="eastAsia"/>
          <w:sz w:val="24"/>
          <w:szCs w:val="24"/>
        </w:rPr>
        <w:t>实际情况，</w:t>
      </w:r>
      <w:r w:rsidR="00DD39B6">
        <w:rPr>
          <w:rFonts w:ascii="Times New Roman" w:hAnsi="Times New Roman" w:cs="Times New Roman" w:hint="eastAsia"/>
          <w:sz w:val="24"/>
          <w:szCs w:val="24"/>
        </w:rPr>
        <w:t>在设计人员使用设计理性工具进行</w:t>
      </w:r>
      <w:r>
        <w:rPr>
          <w:rFonts w:ascii="Times New Roman" w:hAnsi="Times New Roman" w:cs="Times New Roman" w:hint="eastAsia"/>
          <w:sz w:val="24"/>
          <w:szCs w:val="24"/>
        </w:rPr>
        <w:t>建模</w:t>
      </w:r>
      <w:r w:rsidR="00DD39B6">
        <w:rPr>
          <w:rFonts w:ascii="Times New Roman" w:hAnsi="Times New Roman" w:cs="Times New Roman" w:hint="eastAsia"/>
          <w:sz w:val="24"/>
          <w:szCs w:val="24"/>
        </w:rPr>
        <w:t>的</w:t>
      </w:r>
      <w:r>
        <w:rPr>
          <w:rFonts w:ascii="Times New Roman" w:hAnsi="Times New Roman" w:cs="Times New Roman" w:hint="eastAsia"/>
          <w:sz w:val="24"/>
          <w:szCs w:val="24"/>
        </w:rPr>
        <w:t>过程中，</w:t>
      </w:r>
      <w:r w:rsidR="00DD39B6">
        <w:rPr>
          <w:rFonts w:ascii="Times New Roman" w:hAnsi="Times New Roman" w:cs="Times New Roman" w:hint="eastAsia"/>
          <w:sz w:val="24"/>
          <w:szCs w:val="24"/>
        </w:rPr>
        <w:t>设计理性工具对模型构建的规范性并没有做出规定和约束，</w:t>
      </w:r>
      <w:r>
        <w:rPr>
          <w:rFonts w:ascii="Times New Roman" w:hAnsi="Times New Roman" w:cs="Times New Roman" w:hint="eastAsia"/>
          <w:sz w:val="24"/>
          <w:szCs w:val="24"/>
        </w:rPr>
        <w:t>任意节点之间可以使用任意的关系连线进行连接，这就导致设计</w:t>
      </w:r>
      <w:r w:rsidR="00DD39B6">
        <w:rPr>
          <w:rFonts w:ascii="Times New Roman" w:hAnsi="Times New Roman" w:cs="Times New Roman" w:hint="eastAsia"/>
          <w:sz w:val="24"/>
          <w:szCs w:val="24"/>
        </w:rPr>
        <w:t>人员在建立设计理性知识模型的过程中有可能出现规范性方面的错误</w:t>
      </w:r>
      <w:r>
        <w:rPr>
          <w:rFonts w:ascii="Times New Roman" w:hAnsi="Times New Roman" w:cs="Times New Roman" w:hint="eastAsia"/>
          <w:sz w:val="24"/>
          <w:szCs w:val="24"/>
        </w:rPr>
        <w:t>，使得</w:t>
      </w:r>
      <w:r w:rsidR="008F2F45">
        <w:rPr>
          <w:rFonts w:ascii="Times New Roman" w:hAnsi="Times New Roman" w:cs="Times New Roman" w:hint="eastAsia"/>
          <w:sz w:val="24"/>
          <w:szCs w:val="24"/>
        </w:rPr>
        <w:t>程序在进行设计理性模型的</w:t>
      </w:r>
      <w:r>
        <w:rPr>
          <w:rFonts w:ascii="Times New Roman" w:hAnsi="Times New Roman" w:cs="Times New Roman" w:hint="eastAsia"/>
          <w:sz w:val="24"/>
          <w:szCs w:val="24"/>
        </w:rPr>
        <w:t>主脉络提取过程出现错误，所以我们需要先对加载</w:t>
      </w:r>
      <w:r w:rsidR="008F2F45">
        <w:rPr>
          <w:rFonts w:ascii="Times New Roman" w:hAnsi="Times New Roman" w:cs="Times New Roman" w:hint="eastAsia"/>
          <w:sz w:val="24"/>
          <w:szCs w:val="24"/>
        </w:rPr>
        <w:t>完毕</w:t>
      </w:r>
      <w:r>
        <w:rPr>
          <w:rFonts w:ascii="Times New Roman" w:hAnsi="Times New Roman" w:cs="Times New Roman" w:hint="eastAsia"/>
          <w:sz w:val="24"/>
          <w:szCs w:val="24"/>
        </w:rPr>
        <w:t>的</w:t>
      </w:r>
      <w:r>
        <w:rPr>
          <w:rFonts w:ascii="Times New Roman" w:hAnsi="Times New Roman" w:cs="Times New Roman" w:hint="eastAsia"/>
          <w:sz w:val="24"/>
          <w:szCs w:val="24"/>
        </w:rPr>
        <w:t>XML</w:t>
      </w:r>
      <w:r>
        <w:rPr>
          <w:rFonts w:ascii="Times New Roman" w:hAnsi="Times New Roman" w:cs="Times New Roman" w:hint="eastAsia"/>
          <w:sz w:val="24"/>
          <w:szCs w:val="24"/>
        </w:rPr>
        <w:t>文件</w:t>
      </w:r>
      <w:r w:rsidR="00360D51">
        <w:rPr>
          <w:rFonts w:ascii="Times New Roman" w:hAnsi="Times New Roman" w:cs="Times New Roman" w:hint="eastAsia"/>
          <w:sz w:val="24"/>
          <w:szCs w:val="24"/>
        </w:rPr>
        <w:t>进行规范性检查</w:t>
      </w:r>
      <w:r w:rsidR="008F2F45">
        <w:rPr>
          <w:rFonts w:ascii="Times New Roman" w:hAnsi="Times New Roman" w:cs="Times New Roman" w:hint="eastAsia"/>
          <w:sz w:val="24"/>
          <w:szCs w:val="24"/>
        </w:rPr>
        <w:t>，确认该设计理性知识模型没有错误之后再对该模型的</w:t>
      </w:r>
      <w:r w:rsidR="008F2F45">
        <w:rPr>
          <w:rFonts w:ascii="Times New Roman" w:hAnsi="Times New Roman" w:cs="Times New Roman" w:hint="eastAsia"/>
          <w:sz w:val="24"/>
          <w:szCs w:val="24"/>
        </w:rPr>
        <w:t>XML</w:t>
      </w:r>
      <w:r w:rsidR="008F2F45">
        <w:rPr>
          <w:rFonts w:ascii="Times New Roman" w:hAnsi="Times New Roman" w:cs="Times New Roman" w:hint="eastAsia"/>
          <w:sz w:val="24"/>
          <w:szCs w:val="24"/>
        </w:rPr>
        <w:t>文件进行主脉络提取处理</w:t>
      </w:r>
      <w:r w:rsidR="00360D51">
        <w:rPr>
          <w:rFonts w:ascii="Times New Roman" w:hAnsi="Times New Roman" w:cs="Times New Roman" w:hint="eastAsia"/>
          <w:sz w:val="24"/>
          <w:szCs w:val="24"/>
        </w:rPr>
        <w:t>。本文</w:t>
      </w:r>
      <w:r w:rsidRPr="00E426D2">
        <w:rPr>
          <w:rFonts w:ascii="Times New Roman" w:hAnsi="Times New Roman" w:cs="Times New Roman"/>
          <w:sz w:val="24"/>
          <w:szCs w:val="24"/>
        </w:rPr>
        <w:t>设计出检查设计理性知识模型规范性的算法流程，该算法可以实现关系连线的方向检查以及连线两端节点类型的正确性检查，还可以实现一个</w:t>
      </w:r>
      <w:r w:rsidRPr="00E426D2">
        <w:rPr>
          <w:rFonts w:ascii="Times New Roman" w:hAnsi="Times New Roman" w:cs="Times New Roman"/>
          <w:sz w:val="24"/>
          <w:szCs w:val="24"/>
        </w:rPr>
        <w:t>XML</w:t>
      </w:r>
      <w:r w:rsidRPr="00E426D2">
        <w:rPr>
          <w:rFonts w:ascii="Times New Roman" w:hAnsi="Times New Roman" w:cs="Times New Roman"/>
          <w:sz w:val="24"/>
          <w:szCs w:val="24"/>
        </w:rPr>
        <w:t>文件是否只保存一个设计理性知识模型的检查。</w:t>
      </w:r>
    </w:p>
    <w:p w:rsidR="006C2FEC" w:rsidRDefault="006C2FEC" w:rsidP="00FA7A52">
      <w:pPr>
        <w:pStyle w:val="ZR2"/>
        <w:spacing w:line="360" w:lineRule="auto"/>
        <w:rPr>
          <w:rFonts w:ascii="Times New Roman" w:hAnsi="Times New Roman" w:cs="Times New Roman"/>
        </w:rPr>
      </w:pPr>
      <w:bookmarkStart w:id="38" w:name="_Toc420936269"/>
      <w:r w:rsidRPr="00FA7A52">
        <w:rPr>
          <w:rFonts w:ascii="Times New Roman" w:hAnsi="Times New Roman" w:cs="Times New Roman"/>
        </w:rPr>
        <w:t>算法流程图</w:t>
      </w:r>
      <w:bookmarkEnd w:id="38"/>
    </w:p>
    <w:p w:rsidR="00360D51" w:rsidRPr="00CC0D7F" w:rsidRDefault="00CC0D7F" w:rsidP="00CC0D7F">
      <w:pPr>
        <w:spacing w:line="360" w:lineRule="auto"/>
        <w:rPr>
          <w:rFonts w:ascii="Times New Roman" w:hAnsi="Times New Roman" w:cs="Times New Roman"/>
          <w:sz w:val="24"/>
          <w:szCs w:val="24"/>
        </w:rPr>
      </w:pPr>
      <w:r w:rsidRPr="00CC0D7F">
        <w:rPr>
          <w:rFonts w:asciiTheme="minorEastAsia" w:hAnsiTheme="minorEastAsia" w:cs="Times New Roman" w:hint="eastAsia"/>
          <w:sz w:val="24"/>
          <w:szCs w:val="24"/>
        </w:rPr>
        <w:t>1．</w:t>
      </w:r>
      <w:r w:rsidRPr="00CC0D7F">
        <w:rPr>
          <w:rFonts w:ascii="Times New Roman" w:hAnsi="Times New Roman" w:cs="Times New Roman"/>
          <w:sz w:val="24"/>
          <w:szCs w:val="24"/>
        </w:rPr>
        <w:t>关系连线的方向检查以及连线两端节点类型的正确性检查</w:t>
      </w:r>
      <w:r>
        <w:rPr>
          <w:rFonts w:ascii="Times New Roman" w:hAnsi="Times New Roman" w:cs="Times New Roman" w:hint="eastAsia"/>
          <w:sz w:val="24"/>
          <w:szCs w:val="24"/>
        </w:rPr>
        <w:t>。</w:t>
      </w:r>
    </w:p>
    <w:p w:rsidR="00CC0D7F" w:rsidRDefault="00CC0D7F" w:rsidP="00CC0D7F">
      <w:pPr>
        <w:jc w:val="center"/>
      </w:pPr>
      <w:r>
        <w:object w:dxaOrig="9011" w:dyaOrig="7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393.75pt" o:ole="">
            <v:imagedata r:id="rId16" o:title=""/>
          </v:shape>
          <o:OLEObject Type="Embed" ProgID="Visio.Drawing.11" ShapeID="_x0000_i1025" DrawAspect="Content" ObjectID="_1494842782" r:id="rId17"/>
        </w:object>
      </w:r>
    </w:p>
    <w:p w:rsidR="00613CCF" w:rsidRDefault="00CC0D7F" w:rsidP="00AE72AD">
      <w:pPr>
        <w:spacing w:line="360" w:lineRule="auto"/>
        <w:ind w:firstLineChars="200" w:firstLine="480"/>
        <w:rPr>
          <w:rFonts w:ascii="Times New Roman" w:hAnsi="Times New Roman" w:cs="Times New Roman"/>
          <w:sz w:val="24"/>
          <w:szCs w:val="24"/>
        </w:rPr>
      </w:pPr>
      <w:r>
        <w:rPr>
          <w:rFonts w:asciiTheme="minorEastAsia" w:hAnsiTheme="minorEastAsia" w:hint="eastAsia"/>
          <w:sz w:val="24"/>
          <w:szCs w:val="24"/>
        </w:rPr>
        <w:lastRenderedPageBreak/>
        <w:t>如图所示，只给出两个关系连线类型的方</w:t>
      </w:r>
      <w:r w:rsidRPr="00CC0D7F">
        <w:rPr>
          <w:rFonts w:ascii="Times New Roman" w:hAnsi="Times New Roman" w:cs="Times New Roman"/>
          <w:sz w:val="24"/>
          <w:szCs w:val="24"/>
        </w:rPr>
        <w:t>向检查以及连线两端节点类型的正确性检查</w:t>
      </w:r>
      <w:r>
        <w:rPr>
          <w:rFonts w:ascii="Times New Roman" w:hAnsi="Times New Roman" w:cs="Times New Roman" w:hint="eastAsia"/>
          <w:sz w:val="24"/>
          <w:szCs w:val="24"/>
        </w:rPr>
        <w:t>算法，其他关系连线类型同样按照如上算法进行类比，即可完成规范性检查。</w:t>
      </w:r>
    </w:p>
    <w:p w:rsidR="00CC0D7F" w:rsidRDefault="00CC0D7F" w:rsidP="00CC0D7F">
      <w:pPr>
        <w:rPr>
          <w:rFonts w:ascii="Times New Roman" w:hAnsi="Times New Roman" w:cs="Times New Roman"/>
          <w:sz w:val="24"/>
          <w:szCs w:val="24"/>
        </w:rPr>
      </w:pPr>
      <w:r>
        <w:rPr>
          <w:rFonts w:ascii="Times New Roman" w:hAnsi="Times New Roman" w:cs="Times New Roman" w:hint="eastAsia"/>
          <w:sz w:val="24"/>
          <w:szCs w:val="24"/>
        </w:rPr>
        <w:t>2.</w:t>
      </w:r>
      <w:r w:rsidRPr="00CC0D7F">
        <w:rPr>
          <w:rFonts w:ascii="Times New Roman" w:hAnsi="Times New Roman" w:cs="Times New Roman"/>
          <w:sz w:val="24"/>
          <w:szCs w:val="24"/>
        </w:rPr>
        <w:t xml:space="preserve"> </w:t>
      </w:r>
      <w:r w:rsidRPr="00E426D2">
        <w:rPr>
          <w:rFonts w:ascii="Times New Roman" w:hAnsi="Times New Roman" w:cs="Times New Roman"/>
          <w:sz w:val="24"/>
          <w:szCs w:val="24"/>
        </w:rPr>
        <w:t>XML</w:t>
      </w:r>
      <w:r w:rsidRPr="00E426D2">
        <w:rPr>
          <w:rFonts w:ascii="Times New Roman" w:hAnsi="Times New Roman" w:cs="Times New Roman"/>
          <w:sz w:val="24"/>
          <w:szCs w:val="24"/>
        </w:rPr>
        <w:t>文件是否只保存一个设计理性知识模型的检查</w:t>
      </w:r>
      <w:r>
        <w:rPr>
          <w:rFonts w:ascii="Times New Roman" w:hAnsi="Times New Roman" w:cs="Times New Roman" w:hint="eastAsia"/>
          <w:sz w:val="24"/>
          <w:szCs w:val="24"/>
        </w:rPr>
        <w:t>。</w:t>
      </w:r>
    </w:p>
    <w:p w:rsidR="00613CCF" w:rsidRDefault="00613CCF" w:rsidP="00CC0D7F">
      <w:pPr>
        <w:rPr>
          <w:rFonts w:ascii="Times New Roman" w:hAnsi="Times New Roman" w:cs="Times New Roman"/>
          <w:sz w:val="24"/>
          <w:szCs w:val="24"/>
        </w:rPr>
      </w:pPr>
    </w:p>
    <w:p w:rsidR="00CC0D7F" w:rsidRDefault="00613CCF" w:rsidP="00613CCF">
      <w:pPr>
        <w:jc w:val="center"/>
      </w:pPr>
      <w:r>
        <w:object w:dxaOrig="11534" w:dyaOrig="8985">
          <v:shape id="_x0000_i1026" type="#_x0000_t75" style="width:460.5pt;height:359.25pt" o:ole="">
            <v:imagedata r:id="rId18" o:title=""/>
          </v:shape>
          <o:OLEObject Type="Embed" ProgID="Visio.Drawing.11" ShapeID="_x0000_i1026" DrawAspect="Content" ObjectID="_1494842783" r:id="rId19"/>
        </w:object>
      </w:r>
    </w:p>
    <w:p w:rsidR="00613CCF" w:rsidRPr="00613CCF" w:rsidRDefault="00613CCF" w:rsidP="00613CC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通过对设计理性知识模型的XML文件中ROOT节点个数的检查来确定该文件中是否只存在一个设计理性知识模型，完成模型规范性检查。</w:t>
      </w:r>
    </w:p>
    <w:p w:rsidR="006A614D" w:rsidRPr="00FA7A52" w:rsidRDefault="006A614D" w:rsidP="00FA7A52">
      <w:pPr>
        <w:pStyle w:val="ZR1"/>
        <w:spacing w:line="360" w:lineRule="auto"/>
        <w:rPr>
          <w:rFonts w:ascii="Times New Roman" w:hAnsi="Times New Roman" w:cs="Times New Roman"/>
        </w:rPr>
      </w:pPr>
      <w:bookmarkStart w:id="39" w:name="_Toc420936270"/>
      <w:r w:rsidRPr="00FA7A52">
        <w:rPr>
          <w:rFonts w:ascii="Times New Roman" w:hAnsi="Times New Roman" w:cs="Times New Roman"/>
        </w:rPr>
        <w:t>设计理性知识模型主脉络提取算法</w:t>
      </w:r>
      <w:bookmarkEnd w:id="39"/>
    </w:p>
    <w:p w:rsidR="006A614D" w:rsidRPr="00FA7A52" w:rsidRDefault="006A614D" w:rsidP="00FA7A52">
      <w:pPr>
        <w:pStyle w:val="ZR2"/>
        <w:spacing w:line="360" w:lineRule="auto"/>
        <w:rPr>
          <w:rFonts w:ascii="Times New Roman" w:hAnsi="Times New Roman" w:cs="Times New Roman"/>
        </w:rPr>
      </w:pPr>
      <w:bookmarkStart w:id="40" w:name="_Toc420936271"/>
      <w:r w:rsidRPr="00FA7A52">
        <w:rPr>
          <w:rFonts w:ascii="Times New Roman" w:hAnsi="Times New Roman" w:cs="Times New Roman"/>
        </w:rPr>
        <w:t>算法概述</w:t>
      </w:r>
      <w:bookmarkEnd w:id="40"/>
    </w:p>
    <w:p w:rsidR="00E62EA0" w:rsidRPr="00FA7A52" w:rsidRDefault="00E62EA0"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noProof/>
          <w:sz w:val="24"/>
          <w:szCs w:val="24"/>
        </w:rPr>
        <w:t>设计理性模型主脉络抽取主要通过对设计理性模型自上向下的推理完成。在设计理性模型主脉络的抽取过程中，对由</w:t>
      </w:r>
      <m:oMath>
        <m:r>
          <m:rPr>
            <m:sty m:val="p"/>
          </m:rPr>
          <w:rPr>
            <w:rFonts w:ascii="Cambria Math" w:hAnsi="Cambria Math" w:cs="Times New Roman"/>
            <w:noProof/>
            <w:sz w:val="24"/>
            <w:szCs w:val="24"/>
          </w:rPr>
          <m:t>return_to</m:t>
        </m:r>
      </m:oMath>
      <w:r w:rsidRPr="00FA7A52">
        <w:rPr>
          <w:rFonts w:ascii="Times New Roman" w:hAnsi="Times New Roman" w:cs="Times New Roman"/>
          <w:noProof/>
          <w:sz w:val="24"/>
          <w:szCs w:val="24"/>
        </w:rPr>
        <w:t>关系、</w:t>
      </w:r>
      <m:oMath>
        <m:r>
          <m:rPr>
            <m:sty m:val="p"/>
          </m:rPr>
          <w:rPr>
            <w:rFonts w:ascii="Cambria Math" w:hAnsi="Cambria Math" w:cs="Times New Roman"/>
            <w:noProof/>
            <w:sz w:val="24"/>
            <w:szCs w:val="24"/>
          </w:rPr>
          <m:t>evolve_to</m:t>
        </m:r>
      </m:oMath>
      <w:r w:rsidRPr="00FA7A52">
        <w:rPr>
          <w:rFonts w:ascii="Times New Roman" w:hAnsi="Times New Roman" w:cs="Times New Roman"/>
          <w:noProof/>
          <w:sz w:val="24"/>
          <w:szCs w:val="24"/>
        </w:rPr>
        <w:t>关系表达的设计过程的反复、设计理性元素的更改以及演进过程进行归一、合并，提取设计过程中意图、选项、及决策在其演进过程中的最新状态及交互关系，实现设计活动</w:t>
      </w:r>
      <w:r w:rsidRPr="00FA7A52">
        <w:rPr>
          <w:rFonts w:ascii="Times New Roman" w:hAnsi="Times New Roman" w:cs="Times New Roman"/>
          <w:noProof/>
          <w:sz w:val="24"/>
          <w:szCs w:val="24"/>
        </w:rPr>
        <w:lastRenderedPageBreak/>
        <w:t>主体发展脉络的宏观呈现。</w:t>
      </w:r>
    </w:p>
    <w:p w:rsidR="006A614D" w:rsidRDefault="006A614D" w:rsidP="00FA7A52">
      <w:pPr>
        <w:pStyle w:val="ZR2"/>
        <w:spacing w:line="360" w:lineRule="auto"/>
        <w:rPr>
          <w:rFonts w:ascii="Times New Roman" w:hAnsi="Times New Roman" w:cs="Times New Roman"/>
        </w:rPr>
      </w:pPr>
      <w:bookmarkStart w:id="41" w:name="_Toc420936272"/>
      <w:r w:rsidRPr="00FA7A52">
        <w:rPr>
          <w:rFonts w:ascii="Times New Roman" w:hAnsi="Times New Roman" w:cs="Times New Roman"/>
        </w:rPr>
        <w:t>算法流程图</w:t>
      </w:r>
      <w:bookmarkEnd w:id="41"/>
    </w:p>
    <w:p w:rsidR="00613CCF" w:rsidRPr="00FA7A52" w:rsidRDefault="00613CCF" w:rsidP="00613CCF">
      <w:r>
        <w:rPr>
          <w:noProof/>
        </w:rPr>
        <w:drawing>
          <wp:inline distT="0" distB="0" distL="0" distR="0">
            <wp:extent cx="5274310" cy="4753696"/>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753696"/>
                    </a:xfrm>
                    <a:prstGeom prst="rect">
                      <a:avLst/>
                    </a:prstGeom>
                    <a:noFill/>
                    <a:ln>
                      <a:noFill/>
                    </a:ln>
                  </pic:spPr>
                </pic:pic>
              </a:graphicData>
            </a:graphic>
          </wp:inline>
        </w:drawing>
      </w:r>
    </w:p>
    <w:p w:rsidR="006A614D" w:rsidRPr="00FA7A52" w:rsidRDefault="006A614D" w:rsidP="00FA7A52">
      <w:pPr>
        <w:pStyle w:val="ZR1"/>
        <w:spacing w:line="360" w:lineRule="auto"/>
        <w:rPr>
          <w:rFonts w:ascii="Times New Roman" w:hAnsi="Times New Roman" w:cs="Times New Roman"/>
        </w:rPr>
      </w:pPr>
      <w:bookmarkStart w:id="42" w:name="_Toc420936273"/>
      <w:r w:rsidRPr="00FA7A52">
        <w:rPr>
          <w:rFonts w:ascii="Times New Roman" w:hAnsi="Times New Roman" w:cs="Times New Roman"/>
        </w:rPr>
        <w:t>小结</w:t>
      </w:r>
      <w:bookmarkEnd w:id="42"/>
    </w:p>
    <w:p w:rsidR="00187B9A" w:rsidRDefault="00613CCF" w:rsidP="00613CCF">
      <w:pPr>
        <w:pStyle w:val="a3"/>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本章主要确定了算法的实施方式，对设计理性知识模型的</w:t>
      </w:r>
      <w:r>
        <w:rPr>
          <w:rFonts w:ascii="Times New Roman" w:hAnsi="Times New Roman" w:cs="Times New Roman" w:hint="eastAsia"/>
          <w:sz w:val="24"/>
          <w:szCs w:val="24"/>
        </w:rPr>
        <w:t>XML</w:t>
      </w:r>
      <w:r>
        <w:rPr>
          <w:rFonts w:ascii="Times New Roman" w:hAnsi="Times New Roman" w:cs="Times New Roman" w:hint="eastAsia"/>
          <w:sz w:val="24"/>
          <w:szCs w:val="24"/>
        </w:rPr>
        <w:t>文件用三个</w:t>
      </w:r>
      <w:r>
        <w:rPr>
          <w:rFonts w:ascii="Times New Roman" w:hAnsi="Times New Roman" w:cs="Times New Roman" w:hint="eastAsia"/>
          <w:sz w:val="24"/>
          <w:szCs w:val="24"/>
        </w:rPr>
        <w:t>Java</w:t>
      </w:r>
      <w:r>
        <w:rPr>
          <w:rFonts w:ascii="Times New Roman" w:hAnsi="Times New Roman" w:cs="Times New Roman" w:hint="eastAsia"/>
          <w:sz w:val="24"/>
          <w:szCs w:val="24"/>
        </w:rPr>
        <w:t>类库进行加载和保存处理。最重要的是完成了设计理性知识模型的规范性检查的算法并研究了已经被提出了的设计理性知识模型主脉络提取的算法。满足了本文前边所列的研究内容。</w:t>
      </w: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Pr="00AE72AD" w:rsidRDefault="00150D69" w:rsidP="00AE72AD">
      <w:pPr>
        <w:spacing w:line="360" w:lineRule="auto"/>
        <w:rPr>
          <w:rFonts w:ascii="Times New Roman" w:hAnsi="Times New Roman" w:cs="Times New Roman"/>
          <w:sz w:val="24"/>
          <w:szCs w:val="24"/>
        </w:rPr>
      </w:pPr>
    </w:p>
    <w:p w:rsidR="007C21DB" w:rsidRPr="00FA7A52" w:rsidRDefault="00B02DDB" w:rsidP="00FA7A52">
      <w:pPr>
        <w:pStyle w:val="ZR0"/>
        <w:spacing w:line="360" w:lineRule="auto"/>
        <w:rPr>
          <w:rFonts w:ascii="Times New Roman" w:hAnsi="Times New Roman" w:cs="Times New Roman"/>
        </w:rPr>
      </w:pPr>
      <w:bookmarkStart w:id="43" w:name="_Toc420936274"/>
      <w:r w:rsidRPr="00FA7A52">
        <w:rPr>
          <w:rFonts w:ascii="Times New Roman" w:hAnsi="Times New Roman" w:cs="Times New Roman"/>
        </w:rPr>
        <w:t>算法的实现</w:t>
      </w:r>
      <w:r w:rsidR="007C21DB" w:rsidRPr="00FA7A52">
        <w:rPr>
          <w:rFonts w:ascii="Times New Roman" w:hAnsi="Times New Roman" w:cs="Times New Roman"/>
        </w:rPr>
        <w:t>与验证</w:t>
      </w:r>
      <w:bookmarkEnd w:id="43"/>
    </w:p>
    <w:p w:rsidR="00187B9A" w:rsidRPr="00FA7A52" w:rsidRDefault="00187B9A" w:rsidP="00FA7A52">
      <w:pPr>
        <w:pStyle w:val="ZR1"/>
        <w:spacing w:line="360" w:lineRule="auto"/>
        <w:rPr>
          <w:rFonts w:ascii="Times New Roman" w:hAnsi="Times New Roman" w:cs="Times New Roman"/>
        </w:rPr>
      </w:pPr>
      <w:bookmarkStart w:id="44" w:name="_Toc420936275"/>
      <w:r w:rsidRPr="00FA7A52">
        <w:rPr>
          <w:rFonts w:ascii="Times New Roman" w:hAnsi="Times New Roman" w:cs="Times New Roman"/>
        </w:rPr>
        <w:t>概述</w:t>
      </w:r>
      <w:bookmarkEnd w:id="44"/>
    </w:p>
    <w:p w:rsidR="00D37A61" w:rsidRPr="00FA7A52" w:rsidRDefault="00D37A61"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在确定设计理性知识模型规范性算法和主脉络提取算法的主要功能结构及算法后，对其加以实现。为了验证整个算法的可行性，对之前创建的半盒件模具设计的设计理性知识模型进行测试。</w:t>
      </w:r>
    </w:p>
    <w:p w:rsidR="00187B9A" w:rsidRPr="00FA7A52" w:rsidRDefault="00187B9A" w:rsidP="00FA7A52">
      <w:pPr>
        <w:pStyle w:val="ZR1"/>
        <w:spacing w:line="360" w:lineRule="auto"/>
        <w:rPr>
          <w:rFonts w:ascii="Times New Roman" w:hAnsi="Times New Roman" w:cs="Times New Roman"/>
        </w:rPr>
      </w:pPr>
      <w:bookmarkStart w:id="45" w:name="_Toc420936276"/>
      <w:r w:rsidRPr="00FA7A52">
        <w:rPr>
          <w:rFonts w:ascii="Times New Roman" w:hAnsi="Times New Roman" w:cs="Times New Roman"/>
        </w:rPr>
        <w:t>算法实现</w:t>
      </w:r>
      <w:bookmarkEnd w:id="45"/>
    </w:p>
    <w:p w:rsidR="00187B9A" w:rsidRPr="00FA7A52" w:rsidRDefault="00187B9A" w:rsidP="00FA7A52">
      <w:pPr>
        <w:pStyle w:val="ZR2"/>
        <w:spacing w:line="360" w:lineRule="auto"/>
        <w:rPr>
          <w:rFonts w:ascii="Times New Roman" w:hAnsi="Times New Roman" w:cs="Times New Roman"/>
        </w:rPr>
      </w:pPr>
      <w:bookmarkStart w:id="46" w:name="_Toc420936277"/>
      <w:r w:rsidRPr="00FA7A52">
        <w:rPr>
          <w:rFonts w:ascii="Times New Roman" w:hAnsi="Times New Roman" w:cs="Times New Roman"/>
        </w:rPr>
        <w:t>算法实现工具</w:t>
      </w:r>
      <w:bookmarkEnd w:id="46"/>
    </w:p>
    <w:p w:rsidR="00D37A61" w:rsidRPr="00FA7A52" w:rsidRDefault="00D37A61" w:rsidP="00FA7A52">
      <w:pPr>
        <w:pStyle w:val="ZR2"/>
        <w:numPr>
          <w:ilvl w:val="0"/>
          <w:numId w:val="0"/>
        </w:numPr>
        <w:spacing w:line="360" w:lineRule="auto"/>
        <w:ind w:firstLineChars="200" w:firstLine="480"/>
        <w:outlineLvl w:val="9"/>
        <w:rPr>
          <w:rFonts w:ascii="Times New Roman" w:hAnsi="Times New Roman" w:cs="Times New Roman"/>
        </w:rPr>
      </w:pPr>
      <w:r w:rsidRPr="00FA7A52">
        <w:rPr>
          <w:rFonts w:ascii="Times New Roman" w:hAnsi="Times New Roman" w:cs="Times New Roman"/>
        </w:rPr>
        <w:t>在设计理性知识模型主脉络提取工具的开发过程中，开发工具涉及到程序语言、开发平台、</w:t>
      </w:r>
      <w:r w:rsidR="00A455A2" w:rsidRPr="00FA7A52">
        <w:rPr>
          <w:rFonts w:ascii="Times New Roman" w:hAnsi="Times New Roman" w:cs="Times New Roman"/>
        </w:rPr>
        <w:t>开发环境以及其他资源工具。</w:t>
      </w:r>
    </w:p>
    <w:p w:rsidR="00A455A2" w:rsidRPr="00FA7A52" w:rsidRDefault="00A455A2" w:rsidP="00FA7A52">
      <w:pPr>
        <w:pStyle w:val="ZR2"/>
        <w:numPr>
          <w:ilvl w:val="0"/>
          <w:numId w:val="24"/>
        </w:numPr>
        <w:spacing w:line="360" w:lineRule="auto"/>
        <w:outlineLvl w:val="9"/>
        <w:rPr>
          <w:rFonts w:ascii="Times New Roman" w:hAnsi="Times New Roman" w:cs="Times New Roman"/>
        </w:rPr>
      </w:pPr>
      <w:r w:rsidRPr="00FA7A52">
        <w:rPr>
          <w:rFonts w:ascii="Times New Roman" w:hAnsi="Times New Roman" w:cs="Times New Roman"/>
        </w:rPr>
        <w:t>算法实现平台：</w:t>
      </w:r>
      <w:r w:rsidRPr="004E00A0">
        <w:rPr>
          <w:rFonts w:ascii="Times New Roman" w:eastAsiaTheme="minorEastAsia" w:hAnsi="Times New Roman" w:cs="Times New Roman"/>
        </w:rPr>
        <w:t>Windows 7</w:t>
      </w:r>
      <w:r w:rsidR="00433631" w:rsidRPr="004E00A0">
        <w:rPr>
          <w:rFonts w:ascii="Times New Roman" w:eastAsiaTheme="minorEastAsia" w:hAnsi="Times New Roman" w:cs="Times New Roman"/>
        </w:rPr>
        <w:t xml:space="preserve"> </w:t>
      </w:r>
      <w:r w:rsidR="00433631" w:rsidRPr="004E00A0">
        <w:rPr>
          <w:rFonts w:ascii="Times New Roman" w:eastAsiaTheme="minorEastAsia" w:hAnsi="Times New Roman" w:cs="Times New Roman"/>
        </w:rPr>
        <w:t>旗舰版（</w:t>
      </w:r>
      <w:r w:rsidR="00433631" w:rsidRPr="004E00A0">
        <w:rPr>
          <w:rFonts w:ascii="Times New Roman" w:eastAsiaTheme="minorEastAsia" w:hAnsi="Times New Roman" w:cs="Times New Roman"/>
        </w:rPr>
        <w:t>x64</w:t>
      </w:r>
      <w:r w:rsidR="00433631" w:rsidRPr="004E00A0">
        <w:rPr>
          <w:rFonts w:ascii="Times New Roman" w:eastAsiaTheme="minorEastAsia" w:hAnsi="Times New Roman" w:cs="Times New Roman"/>
        </w:rPr>
        <w:t>）</w:t>
      </w:r>
    </w:p>
    <w:p w:rsidR="00433631" w:rsidRDefault="00433631" w:rsidP="00FA7A52">
      <w:pPr>
        <w:pStyle w:val="ZR2"/>
        <w:numPr>
          <w:ilvl w:val="0"/>
          <w:numId w:val="24"/>
        </w:numPr>
        <w:spacing w:line="360" w:lineRule="auto"/>
        <w:outlineLvl w:val="9"/>
        <w:rPr>
          <w:rFonts w:ascii="Times New Roman" w:hAnsi="Times New Roman" w:cs="Times New Roman"/>
        </w:rPr>
      </w:pPr>
      <w:r w:rsidRPr="00FA7A52">
        <w:rPr>
          <w:rFonts w:ascii="Times New Roman" w:hAnsi="Times New Roman" w:cs="Times New Roman"/>
        </w:rPr>
        <w:t>算法实现语言：</w:t>
      </w:r>
      <w:r w:rsidRPr="00FA7A52">
        <w:rPr>
          <w:rFonts w:ascii="Times New Roman" w:hAnsi="Times New Roman" w:cs="Times New Roman"/>
        </w:rPr>
        <w:t>Java</w:t>
      </w:r>
    </w:p>
    <w:p w:rsidR="008F2F45" w:rsidRPr="008F2F45" w:rsidRDefault="008F2F45" w:rsidP="008F2F45">
      <w:pPr>
        <w:spacing w:line="360" w:lineRule="auto"/>
        <w:ind w:firstLineChars="200" w:firstLine="480"/>
        <w:rPr>
          <w:rFonts w:ascii="Times New Roman" w:hAnsi="Times New Roman" w:cs="Times New Roman"/>
          <w:sz w:val="24"/>
          <w:szCs w:val="24"/>
        </w:rPr>
      </w:pPr>
      <w:r w:rsidRPr="008F2F45">
        <w:rPr>
          <w:rFonts w:ascii="Times New Roman" w:hAnsi="Times New Roman" w:cs="Times New Roman"/>
          <w:sz w:val="24"/>
          <w:szCs w:val="24"/>
        </w:rPr>
        <w:t>设计人员对检索的基本要求是系统无关性，这使得开发者应尽可能选择成熟的、健壮的语言。而</w:t>
      </w:r>
      <w:r w:rsidRPr="008F2F45">
        <w:rPr>
          <w:rFonts w:ascii="Times New Roman" w:hAnsi="Times New Roman" w:cs="Times New Roman"/>
          <w:sz w:val="24"/>
          <w:szCs w:val="24"/>
        </w:rPr>
        <w:t>Java</w:t>
      </w:r>
      <w:r w:rsidRPr="008F2F45">
        <w:rPr>
          <w:rFonts w:ascii="Times New Roman" w:hAnsi="Times New Roman" w:cs="Times New Roman"/>
          <w:sz w:val="24"/>
          <w:szCs w:val="24"/>
        </w:rPr>
        <w:t>作为一种面向网络应用并且独立于底层操作系统的语言，其应用领域、应用成熟性已经成为广大的程序开发者所承认，因而被本设计系统采用。</w:t>
      </w:r>
    </w:p>
    <w:p w:rsidR="00433631" w:rsidRDefault="00433631" w:rsidP="00FA7A52">
      <w:pPr>
        <w:pStyle w:val="ZR2"/>
        <w:numPr>
          <w:ilvl w:val="0"/>
          <w:numId w:val="24"/>
        </w:numPr>
        <w:spacing w:line="360" w:lineRule="auto"/>
        <w:outlineLvl w:val="9"/>
        <w:rPr>
          <w:rFonts w:ascii="Times New Roman" w:hAnsi="Times New Roman" w:cs="Times New Roman"/>
        </w:rPr>
      </w:pPr>
      <w:r w:rsidRPr="00FA7A52">
        <w:rPr>
          <w:rFonts w:ascii="Times New Roman" w:hAnsi="Times New Roman" w:cs="Times New Roman"/>
        </w:rPr>
        <w:t>算法实现环境</w:t>
      </w:r>
      <w:r w:rsidR="00B02DDB" w:rsidRPr="00FA7A52">
        <w:rPr>
          <w:rFonts w:ascii="Times New Roman" w:hAnsi="Times New Roman" w:cs="Times New Roman"/>
        </w:rPr>
        <w:t>：</w:t>
      </w:r>
      <w:r w:rsidR="00B02DDB" w:rsidRPr="00FA7A52">
        <w:rPr>
          <w:rFonts w:ascii="Times New Roman" w:hAnsi="Times New Roman" w:cs="Times New Roman"/>
        </w:rPr>
        <w:t>Eclipse4.4.2+JDK1.8</w:t>
      </w:r>
    </w:p>
    <w:p w:rsidR="008F2F45" w:rsidRPr="008F2F45" w:rsidRDefault="008F2F45" w:rsidP="008F2F45">
      <w:pPr>
        <w:spacing w:line="360" w:lineRule="auto"/>
        <w:ind w:firstLineChars="200" w:firstLine="480"/>
        <w:rPr>
          <w:rFonts w:ascii="Times New Roman" w:hAnsi="Times New Roman" w:cs="Times New Roman"/>
          <w:sz w:val="24"/>
          <w:szCs w:val="24"/>
        </w:rPr>
      </w:pPr>
      <w:r w:rsidRPr="008F2F45">
        <w:rPr>
          <w:rFonts w:ascii="Times New Roman" w:hAnsi="Times New Roman" w:cs="Times New Roman"/>
          <w:sz w:val="24"/>
          <w:szCs w:val="24"/>
        </w:rPr>
        <w:t>系统模块设计的基本原则是开放、可扩展和可移植，这样有利于后期的维护和升级等。而</w:t>
      </w:r>
      <w:r w:rsidRPr="008F2F45">
        <w:rPr>
          <w:rFonts w:ascii="Times New Roman" w:hAnsi="Times New Roman" w:cs="Times New Roman"/>
          <w:sz w:val="24"/>
          <w:szCs w:val="24"/>
        </w:rPr>
        <w:t>Eclipse4.4.2</w:t>
      </w:r>
      <w:r w:rsidRPr="008F2F45">
        <w:rPr>
          <w:rFonts w:ascii="Times New Roman" w:hAnsi="Times New Roman" w:cs="Times New Roman"/>
          <w:sz w:val="24"/>
          <w:szCs w:val="24"/>
        </w:rPr>
        <w:t>就是一个开源的、基于</w:t>
      </w:r>
      <w:r w:rsidRPr="008F2F45">
        <w:rPr>
          <w:rFonts w:ascii="Times New Roman" w:hAnsi="Times New Roman" w:cs="Times New Roman"/>
          <w:sz w:val="24"/>
          <w:szCs w:val="24"/>
        </w:rPr>
        <w:t>Java</w:t>
      </w:r>
      <w:r w:rsidRPr="008F2F45">
        <w:rPr>
          <w:rFonts w:ascii="Times New Roman" w:hAnsi="Times New Roman" w:cs="Times New Roman"/>
          <w:sz w:val="24"/>
          <w:szCs w:val="24"/>
        </w:rPr>
        <w:t>的可扩展平台，满足系统设计基本原则。</w:t>
      </w:r>
      <w:r w:rsidRPr="008F2F45">
        <w:rPr>
          <w:rFonts w:ascii="Times New Roman" w:hAnsi="Times New Roman" w:cs="Times New Roman"/>
          <w:sz w:val="24"/>
          <w:szCs w:val="24"/>
        </w:rPr>
        <w:t>Eclipse4.4.2</w:t>
      </w:r>
      <w:r w:rsidRPr="008F2F45">
        <w:rPr>
          <w:rFonts w:ascii="Times New Roman" w:hAnsi="Times New Roman" w:cs="Times New Roman"/>
          <w:sz w:val="24"/>
          <w:szCs w:val="24"/>
        </w:rPr>
        <w:t>开源的代码十分多，具有相当的优势，有利于代码的重用。</w:t>
      </w:r>
    </w:p>
    <w:p w:rsidR="00B02DDB" w:rsidRPr="00FA7A52" w:rsidRDefault="00433631" w:rsidP="00FA7A52">
      <w:pPr>
        <w:pStyle w:val="ZR2"/>
        <w:numPr>
          <w:ilvl w:val="0"/>
          <w:numId w:val="24"/>
        </w:numPr>
        <w:spacing w:line="360" w:lineRule="auto"/>
        <w:outlineLvl w:val="9"/>
        <w:rPr>
          <w:rFonts w:ascii="Times New Roman" w:hAnsi="Times New Roman" w:cs="Times New Roman"/>
        </w:rPr>
      </w:pPr>
      <w:r w:rsidRPr="00FA7A52">
        <w:rPr>
          <w:rFonts w:ascii="Times New Roman" w:hAnsi="Times New Roman" w:cs="Times New Roman"/>
        </w:rPr>
        <w:t>文件操作工具</w:t>
      </w:r>
      <w:r w:rsidR="00B02DDB" w:rsidRPr="00FA7A52">
        <w:rPr>
          <w:rFonts w:ascii="Times New Roman" w:hAnsi="Times New Roman" w:cs="Times New Roman"/>
        </w:rPr>
        <w:t>：</w:t>
      </w:r>
    </w:p>
    <w:p w:rsidR="00B02DDB" w:rsidRPr="00FA7A52" w:rsidRDefault="00B02DDB" w:rsidP="00FA7A52">
      <w:pPr>
        <w:pStyle w:val="ZR2"/>
        <w:numPr>
          <w:ilvl w:val="0"/>
          <w:numId w:val="0"/>
        </w:numPr>
        <w:spacing w:line="360" w:lineRule="auto"/>
        <w:ind w:left="840"/>
        <w:outlineLvl w:val="9"/>
        <w:rPr>
          <w:rFonts w:ascii="Times New Roman" w:hAnsi="Times New Roman" w:cs="Times New Roman"/>
        </w:rPr>
      </w:pPr>
      <w:r w:rsidRPr="00FA7A52">
        <w:rPr>
          <w:rFonts w:ascii="Times New Roman" w:hAnsi="Times New Roman" w:cs="Times New Roman"/>
        </w:rPr>
        <w:t>（</w:t>
      </w:r>
      <w:r w:rsidRPr="00FA7A52">
        <w:rPr>
          <w:rFonts w:ascii="Times New Roman" w:hAnsi="Times New Roman" w:cs="Times New Roman"/>
        </w:rPr>
        <w:t>1</w:t>
      </w:r>
      <w:r w:rsidRPr="00FA7A52">
        <w:rPr>
          <w:rFonts w:ascii="Times New Roman" w:hAnsi="Times New Roman" w:cs="Times New Roman"/>
        </w:rPr>
        <w:t>）</w:t>
      </w:r>
      <w:r w:rsidR="007E34FB">
        <w:rPr>
          <w:rFonts w:ascii="Times New Roman" w:hAnsi="Times New Roman" w:cs="Times New Roman" w:hint="eastAsia"/>
        </w:rPr>
        <w:t>XML</w:t>
      </w:r>
      <w:r w:rsidRPr="00FA7A52">
        <w:rPr>
          <w:rFonts w:ascii="Times New Roman" w:hAnsi="Times New Roman" w:cs="Times New Roman"/>
        </w:rPr>
        <w:t>文件创建工具：</w:t>
      </w:r>
      <w:proofErr w:type="spellStart"/>
      <w:r w:rsidRPr="00FA7A52">
        <w:rPr>
          <w:rFonts w:ascii="Times New Roman" w:hAnsi="Times New Roman" w:cs="Times New Roman"/>
        </w:rPr>
        <w:t>DRTool</w:t>
      </w:r>
      <w:proofErr w:type="spellEnd"/>
    </w:p>
    <w:p w:rsidR="00433631" w:rsidRPr="00FA7A52" w:rsidRDefault="00B02DDB" w:rsidP="00FA7A52">
      <w:pPr>
        <w:pStyle w:val="ZR2"/>
        <w:numPr>
          <w:ilvl w:val="0"/>
          <w:numId w:val="0"/>
        </w:numPr>
        <w:spacing w:line="360" w:lineRule="auto"/>
        <w:ind w:left="840"/>
        <w:outlineLvl w:val="9"/>
        <w:rPr>
          <w:rFonts w:ascii="Times New Roman" w:hAnsi="Times New Roman" w:cs="Times New Roman"/>
        </w:rPr>
      </w:pPr>
      <w:r w:rsidRPr="00FA7A52">
        <w:rPr>
          <w:rFonts w:ascii="Times New Roman" w:hAnsi="Times New Roman" w:cs="Times New Roman"/>
        </w:rPr>
        <w:t>（</w:t>
      </w:r>
      <w:r w:rsidRPr="00FA7A52">
        <w:rPr>
          <w:rFonts w:ascii="Times New Roman" w:hAnsi="Times New Roman" w:cs="Times New Roman"/>
        </w:rPr>
        <w:t>2</w:t>
      </w:r>
      <w:r w:rsidRPr="00FA7A52">
        <w:rPr>
          <w:rFonts w:ascii="Times New Roman" w:hAnsi="Times New Roman" w:cs="Times New Roman"/>
        </w:rPr>
        <w:t>）</w:t>
      </w:r>
      <w:r w:rsidR="007E34FB">
        <w:rPr>
          <w:rFonts w:ascii="Times New Roman" w:hAnsi="Times New Roman" w:cs="Times New Roman" w:hint="eastAsia"/>
        </w:rPr>
        <w:t>XML</w:t>
      </w:r>
      <w:r w:rsidRPr="00FA7A52">
        <w:rPr>
          <w:rFonts w:ascii="Times New Roman" w:hAnsi="Times New Roman" w:cs="Times New Roman"/>
        </w:rPr>
        <w:t>文件编辑工具：</w:t>
      </w:r>
      <w:r w:rsidRPr="00FA7A52">
        <w:rPr>
          <w:rFonts w:ascii="Times New Roman" w:hAnsi="Times New Roman" w:cs="Times New Roman"/>
        </w:rPr>
        <w:t>Notepad++6.7.8</w:t>
      </w:r>
    </w:p>
    <w:p w:rsidR="00433631" w:rsidRPr="00FA7A52" w:rsidRDefault="00433631" w:rsidP="00FA7A52">
      <w:pPr>
        <w:pStyle w:val="ZR2"/>
        <w:numPr>
          <w:ilvl w:val="0"/>
          <w:numId w:val="24"/>
        </w:numPr>
        <w:spacing w:line="360" w:lineRule="auto"/>
        <w:outlineLvl w:val="9"/>
        <w:rPr>
          <w:rFonts w:ascii="Times New Roman" w:hAnsi="Times New Roman" w:cs="Times New Roman"/>
        </w:rPr>
      </w:pPr>
      <w:r w:rsidRPr="00FA7A52">
        <w:rPr>
          <w:rFonts w:ascii="Times New Roman" w:hAnsi="Times New Roman" w:cs="Times New Roman"/>
        </w:rPr>
        <w:t>其他开发工具</w:t>
      </w:r>
    </w:p>
    <w:p w:rsidR="002C00A9" w:rsidRPr="002C00A9" w:rsidRDefault="00613CCF"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sz w:val="24"/>
          <w:szCs w:val="24"/>
        </w:rPr>
        <w:t>Java</w:t>
      </w:r>
      <w:r w:rsidRPr="002C00A9">
        <w:rPr>
          <w:rFonts w:ascii="Times New Roman" w:hAnsi="Times New Roman" w:cs="Times New Roman"/>
          <w:sz w:val="24"/>
          <w:szCs w:val="24"/>
        </w:rPr>
        <w:t>类库</w:t>
      </w:r>
      <w:r w:rsidRPr="002C00A9">
        <w:rPr>
          <w:rFonts w:ascii="Times New Roman" w:hAnsi="Times New Roman" w:cs="Times New Roman"/>
          <w:sz w:val="24"/>
          <w:szCs w:val="24"/>
        </w:rPr>
        <w:t xml:space="preserve">W3C DOM </w:t>
      </w:r>
      <w:r w:rsidRPr="002C00A9">
        <w:rPr>
          <w:rFonts w:ascii="Times New Roman" w:hAnsi="Times New Roman" w:cs="Times New Roman"/>
          <w:sz w:val="24"/>
          <w:szCs w:val="24"/>
        </w:rPr>
        <w:t>、</w:t>
      </w:r>
      <w:r w:rsidRPr="002C00A9">
        <w:rPr>
          <w:rFonts w:ascii="Times New Roman" w:hAnsi="Times New Roman" w:cs="Times New Roman"/>
          <w:sz w:val="24"/>
          <w:szCs w:val="24"/>
        </w:rPr>
        <w:t xml:space="preserve">J2SE XML </w:t>
      </w:r>
      <w:r w:rsidRPr="002C00A9">
        <w:rPr>
          <w:rFonts w:ascii="Times New Roman" w:hAnsi="Times New Roman" w:cs="Times New Roman"/>
          <w:sz w:val="24"/>
          <w:szCs w:val="24"/>
        </w:rPr>
        <w:t>、</w:t>
      </w:r>
      <w:r w:rsidRPr="002C00A9">
        <w:rPr>
          <w:rFonts w:ascii="Times New Roman" w:hAnsi="Times New Roman" w:cs="Times New Roman"/>
          <w:sz w:val="24"/>
          <w:szCs w:val="24"/>
        </w:rPr>
        <w:t>J2SE SAX</w:t>
      </w:r>
      <w:r w:rsidR="002C00A9">
        <w:rPr>
          <w:rFonts w:ascii="Times New Roman" w:hAnsi="Times New Roman" w:cs="Times New Roman" w:hint="eastAsia"/>
          <w:sz w:val="24"/>
          <w:szCs w:val="24"/>
        </w:rPr>
        <w:t>。</w:t>
      </w:r>
    </w:p>
    <w:p w:rsidR="00187B9A" w:rsidRPr="00FA7A52" w:rsidRDefault="00187B9A" w:rsidP="002C00A9">
      <w:pPr>
        <w:pStyle w:val="ZR2"/>
      </w:pPr>
      <w:bookmarkStart w:id="47" w:name="_Toc420936278"/>
      <w:r w:rsidRPr="00FA7A52">
        <w:t>实现过程</w:t>
      </w:r>
      <w:bookmarkEnd w:id="47"/>
    </w:p>
    <w:p w:rsidR="002C00A9" w:rsidRDefault="00B02DDB"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sz w:val="24"/>
          <w:szCs w:val="24"/>
        </w:rPr>
        <w:t>首先通过</w:t>
      </w:r>
      <w:proofErr w:type="spellStart"/>
      <w:r w:rsidR="002C00A9">
        <w:rPr>
          <w:rFonts w:ascii="Times New Roman" w:hAnsi="Times New Roman" w:cs="Times New Roman" w:hint="eastAsia"/>
          <w:sz w:val="24"/>
          <w:szCs w:val="24"/>
        </w:rPr>
        <w:t>DRTool</w:t>
      </w:r>
      <w:proofErr w:type="spellEnd"/>
      <w:r w:rsidR="002C00A9">
        <w:rPr>
          <w:rFonts w:ascii="Times New Roman" w:hAnsi="Times New Roman" w:cs="Times New Roman" w:hint="eastAsia"/>
          <w:sz w:val="24"/>
          <w:szCs w:val="24"/>
        </w:rPr>
        <w:t>来创建用来测试的模型</w:t>
      </w:r>
      <w:r w:rsidR="002C00A9">
        <w:rPr>
          <w:rFonts w:ascii="Times New Roman" w:hAnsi="Times New Roman" w:cs="Times New Roman" w:hint="eastAsia"/>
          <w:sz w:val="24"/>
          <w:szCs w:val="24"/>
        </w:rPr>
        <w:t>XML</w:t>
      </w:r>
      <w:r w:rsidR="002C00A9">
        <w:rPr>
          <w:rFonts w:ascii="Times New Roman" w:hAnsi="Times New Roman" w:cs="Times New Roman" w:hint="eastAsia"/>
          <w:sz w:val="24"/>
          <w:szCs w:val="24"/>
        </w:rPr>
        <w:t>文件，</w:t>
      </w:r>
      <w:proofErr w:type="spellStart"/>
      <w:r w:rsidR="002C00A9">
        <w:rPr>
          <w:rFonts w:ascii="Times New Roman" w:hAnsi="Times New Roman" w:cs="Times New Roman" w:hint="eastAsia"/>
          <w:sz w:val="24"/>
          <w:szCs w:val="24"/>
        </w:rPr>
        <w:t>DRTool</w:t>
      </w:r>
      <w:proofErr w:type="spellEnd"/>
      <w:r w:rsidR="002C00A9">
        <w:rPr>
          <w:rFonts w:ascii="Times New Roman" w:hAnsi="Times New Roman" w:cs="Times New Roman" w:hint="eastAsia"/>
          <w:sz w:val="24"/>
          <w:szCs w:val="24"/>
        </w:rPr>
        <w:t>可以使设计人员快速简洁地构建</w:t>
      </w:r>
      <w:r w:rsidR="002C00A9">
        <w:rPr>
          <w:rFonts w:ascii="Times New Roman" w:hAnsi="Times New Roman" w:cs="Times New Roman" w:hint="eastAsia"/>
          <w:sz w:val="24"/>
          <w:szCs w:val="24"/>
        </w:rPr>
        <w:t>XML</w:t>
      </w:r>
      <w:r w:rsidR="002C00A9">
        <w:rPr>
          <w:rFonts w:ascii="Times New Roman" w:hAnsi="Times New Roman" w:cs="Times New Roman" w:hint="eastAsia"/>
          <w:sz w:val="24"/>
          <w:szCs w:val="24"/>
        </w:rPr>
        <w:t>文件而无需学习</w:t>
      </w:r>
      <w:r w:rsidR="002C00A9">
        <w:rPr>
          <w:rFonts w:ascii="Times New Roman" w:hAnsi="Times New Roman" w:cs="Times New Roman" w:hint="eastAsia"/>
          <w:sz w:val="24"/>
          <w:szCs w:val="24"/>
        </w:rPr>
        <w:t>XML</w:t>
      </w:r>
      <w:r w:rsidR="002C00A9">
        <w:rPr>
          <w:rFonts w:ascii="Times New Roman" w:hAnsi="Times New Roman" w:cs="Times New Roman" w:hint="eastAsia"/>
          <w:sz w:val="24"/>
          <w:szCs w:val="24"/>
        </w:rPr>
        <w:t>的语法规则。</w:t>
      </w:r>
    </w:p>
    <w:p w:rsidR="002C00A9" w:rsidRDefault="002C00A9" w:rsidP="002C00A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然后</w:t>
      </w:r>
      <w:r w:rsidRPr="002C00A9">
        <w:rPr>
          <w:rFonts w:ascii="Times New Roman" w:hAnsi="Times New Roman" w:cs="Times New Roman"/>
          <w:sz w:val="24"/>
          <w:szCs w:val="24"/>
        </w:rPr>
        <w:t>Java</w:t>
      </w:r>
      <w:r w:rsidRPr="002C00A9">
        <w:rPr>
          <w:rFonts w:ascii="Times New Roman" w:hAnsi="Times New Roman" w:cs="Times New Roman"/>
          <w:sz w:val="24"/>
          <w:szCs w:val="24"/>
        </w:rPr>
        <w:t>类库</w:t>
      </w:r>
      <w:r w:rsidRPr="002C00A9">
        <w:rPr>
          <w:rFonts w:ascii="Times New Roman" w:hAnsi="Times New Roman" w:cs="Times New Roman"/>
          <w:sz w:val="24"/>
          <w:szCs w:val="24"/>
        </w:rPr>
        <w:t xml:space="preserve">W3C DOM </w:t>
      </w:r>
      <w:r w:rsidRPr="002C00A9">
        <w:rPr>
          <w:rFonts w:ascii="Times New Roman" w:hAnsi="Times New Roman" w:cs="Times New Roman"/>
          <w:sz w:val="24"/>
          <w:szCs w:val="24"/>
        </w:rPr>
        <w:t>、</w:t>
      </w:r>
      <w:r w:rsidRPr="002C00A9">
        <w:rPr>
          <w:rFonts w:ascii="Times New Roman" w:hAnsi="Times New Roman" w:cs="Times New Roman"/>
          <w:sz w:val="24"/>
          <w:szCs w:val="24"/>
        </w:rPr>
        <w:t xml:space="preserve">J2SE XML </w:t>
      </w:r>
      <w:r w:rsidRPr="002C00A9">
        <w:rPr>
          <w:rFonts w:ascii="Times New Roman" w:hAnsi="Times New Roman" w:cs="Times New Roman"/>
          <w:sz w:val="24"/>
          <w:szCs w:val="24"/>
        </w:rPr>
        <w:t>、</w:t>
      </w:r>
      <w:r w:rsidRPr="002C00A9">
        <w:rPr>
          <w:rFonts w:ascii="Times New Roman" w:hAnsi="Times New Roman" w:cs="Times New Roman"/>
          <w:sz w:val="24"/>
          <w:szCs w:val="24"/>
        </w:rPr>
        <w:t>J2SE SAX</w:t>
      </w:r>
      <w:r w:rsidR="00B02DDB" w:rsidRPr="002C00A9">
        <w:rPr>
          <w:rFonts w:ascii="Times New Roman" w:hAnsi="Times New Roman" w:cs="Times New Roman"/>
          <w:sz w:val="24"/>
          <w:szCs w:val="24"/>
        </w:rPr>
        <w:t>加载</w:t>
      </w:r>
      <w:r>
        <w:rPr>
          <w:rFonts w:ascii="Times New Roman" w:hAnsi="Times New Roman" w:cs="Times New Roman" w:hint="eastAsia"/>
          <w:sz w:val="24"/>
          <w:szCs w:val="24"/>
        </w:rPr>
        <w:t>XML</w:t>
      </w:r>
      <w:r w:rsidR="00B02DDB" w:rsidRPr="002C00A9">
        <w:rPr>
          <w:rFonts w:ascii="Times New Roman" w:hAnsi="Times New Roman" w:cs="Times New Roman"/>
          <w:sz w:val="24"/>
          <w:szCs w:val="24"/>
        </w:rPr>
        <w:t>文件，</w:t>
      </w:r>
      <w:r>
        <w:rPr>
          <w:rFonts w:ascii="Times New Roman" w:hAnsi="Times New Roman" w:cs="Times New Roman" w:hint="eastAsia"/>
          <w:sz w:val="24"/>
          <w:szCs w:val="24"/>
        </w:rPr>
        <w:t>此步骤</w:t>
      </w:r>
      <w:r w:rsidR="00B02DDB" w:rsidRPr="002C00A9">
        <w:rPr>
          <w:rFonts w:ascii="Times New Roman" w:hAnsi="Times New Roman" w:cs="Times New Roman"/>
          <w:sz w:val="24"/>
          <w:szCs w:val="24"/>
        </w:rPr>
        <w:t>可以快速进行，无需去解析</w:t>
      </w:r>
      <w:r>
        <w:rPr>
          <w:rFonts w:ascii="Times New Roman" w:hAnsi="Times New Roman" w:cs="Times New Roman" w:hint="eastAsia"/>
          <w:sz w:val="24"/>
          <w:szCs w:val="24"/>
        </w:rPr>
        <w:t>XML</w:t>
      </w:r>
      <w:r w:rsidR="00B02DDB" w:rsidRPr="002C00A9">
        <w:rPr>
          <w:rFonts w:ascii="Times New Roman" w:hAnsi="Times New Roman" w:cs="Times New Roman"/>
          <w:sz w:val="24"/>
          <w:szCs w:val="24"/>
        </w:rPr>
        <w:t>文件格式。</w:t>
      </w:r>
    </w:p>
    <w:p w:rsidR="00B02DDB" w:rsidRPr="002C00A9" w:rsidRDefault="002C00A9"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hint="eastAsia"/>
          <w:sz w:val="24"/>
          <w:szCs w:val="24"/>
        </w:rPr>
        <w:t>由于</w:t>
      </w:r>
      <w:r w:rsidRPr="002C00A9">
        <w:rPr>
          <w:rFonts w:ascii="Times New Roman" w:hAnsi="Times New Roman" w:cs="Times New Roman" w:hint="eastAsia"/>
          <w:sz w:val="24"/>
          <w:szCs w:val="24"/>
        </w:rPr>
        <w:t>Java</w:t>
      </w:r>
      <w:r w:rsidRPr="002C00A9">
        <w:rPr>
          <w:rFonts w:ascii="Times New Roman" w:hAnsi="Times New Roman" w:cs="Times New Roman" w:hint="eastAsia"/>
          <w:sz w:val="24"/>
          <w:szCs w:val="24"/>
        </w:rPr>
        <w:t>最大的特点就是面向对象编程，所以在算法编写过程中要注意程序的封装。</w:t>
      </w:r>
      <w:r w:rsidR="00B02DDB" w:rsidRPr="002C00A9">
        <w:rPr>
          <w:rFonts w:ascii="Times New Roman" w:hAnsi="Times New Roman" w:cs="Times New Roman"/>
          <w:sz w:val="24"/>
          <w:szCs w:val="24"/>
        </w:rPr>
        <w:t>本文所列的程序首先构建了一个</w:t>
      </w:r>
      <w:proofErr w:type="spellStart"/>
      <w:r>
        <w:rPr>
          <w:rFonts w:ascii="Times New Roman" w:hAnsi="Times New Roman" w:cs="Times New Roman" w:hint="eastAsia"/>
          <w:sz w:val="24"/>
          <w:szCs w:val="24"/>
        </w:rPr>
        <w:t>zrd</w:t>
      </w:r>
      <w:r w:rsidR="00B02DDB" w:rsidRPr="002C00A9">
        <w:rPr>
          <w:rFonts w:ascii="Times New Roman" w:hAnsi="Times New Roman" w:cs="Times New Roman"/>
          <w:sz w:val="24"/>
          <w:szCs w:val="24"/>
        </w:rPr>
        <w:t>ocument</w:t>
      </w:r>
      <w:proofErr w:type="spellEnd"/>
      <w:r w:rsidR="00B02DDB" w:rsidRPr="002C00A9">
        <w:rPr>
          <w:rFonts w:ascii="Times New Roman" w:hAnsi="Times New Roman" w:cs="Times New Roman"/>
          <w:sz w:val="24"/>
          <w:szCs w:val="24"/>
        </w:rPr>
        <w:t>类，这</w:t>
      </w:r>
      <w:r>
        <w:rPr>
          <w:rFonts w:ascii="Times New Roman" w:hAnsi="Times New Roman" w:cs="Times New Roman" w:hint="eastAsia"/>
          <w:sz w:val="24"/>
          <w:szCs w:val="24"/>
        </w:rPr>
        <w:t>个类</w:t>
      </w:r>
      <w:r w:rsidR="00B02DDB" w:rsidRPr="002C00A9">
        <w:rPr>
          <w:rFonts w:ascii="Times New Roman" w:hAnsi="Times New Roman" w:cs="Times New Roman"/>
          <w:sz w:val="24"/>
          <w:szCs w:val="24"/>
        </w:rPr>
        <w:t>代表一个模型，在</w:t>
      </w:r>
      <w:proofErr w:type="spellStart"/>
      <w:r w:rsidR="00B02DDB" w:rsidRPr="002C00A9">
        <w:rPr>
          <w:rFonts w:ascii="Times New Roman" w:hAnsi="Times New Roman" w:cs="Times New Roman"/>
          <w:sz w:val="24"/>
          <w:szCs w:val="24"/>
        </w:rPr>
        <w:t>zrdocument</w:t>
      </w:r>
      <w:proofErr w:type="spellEnd"/>
      <w:r w:rsidR="00B02DDB" w:rsidRPr="002C00A9">
        <w:rPr>
          <w:rFonts w:ascii="Times New Roman" w:hAnsi="Times New Roman" w:cs="Times New Roman"/>
          <w:sz w:val="24"/>
          <w:szCs w:val="24"/>
        </w:rPr>
        <w:t>这个类中封装了模型</w:t>
      </w:r>
      <w:r>
        <w:rPr>
          <w:rFonts w:ascii="Times New Roman" w:hAnsi="Times New Roman" w:cs="Times New Roman" w:hint="eastAsia"/>
          <w:sz w:val="24"/>
          <w:szCs w:val="24"/>
        </w:rPr>
        <w:t>XML</w:t>
      </w:r>
      <w:r w:rsidR="00B02DDB" w:rsidRPr="002C00A9">
        <w:rPr>
          <w:rFonts w:ascii="Times New Roman" w:hAnsi="Times New Roman" w:cs="Times New Roman"/>
          <w:sz w:val="24"/>
          <w:szCs w:val="24"/>
        </w:rPr>
        <w:t>文件的加载和保存方法，</w:t>
      </w:r>
      <w:r w:rsidR="001C7D98" w:rsidRPr="002C00A9">
        <w:rPr>
          <w:rFonts w:ascii="Times New Roman" w:hAnsi="Times New Roman" w:cs="Times New Roman"/>
          <w:sz w:val="24"/>
          <w:szCs w:val="24"/>
        </w:rPr>
        <w:t>和模型</w:t>
      </w:r>
      <w:r>
        <w:rPr>
          <w:rFonts w:ascii="Times New Roman" w:hAnsi="Times New Roman" w:cs="Times New Roman" w:hint="eastAsia"/>
          <w:sz w:val="24"/>
          <w:szCs w:val="24"/>
        </w:rPr>
        <w:t>XML</w:t>
      </w:r>
      <w:r w:rsidR="001C7D98" w:rsidRPr="002C00A9">
        <w:rPr>
          <w:rFonts w:ascii="Times New Roman" w:hAnsi="Times New Roman" w:cs="Times New Roman"/>
          <w:sz w:val="24"/>
          <w:szCs w:val="24"/>
        </w:rPr>
        <w:t>文件规范性检查的算法，</w:t>
      </w:r>
      <w:r>
        <w:rPr>
          <w:rFonts w:ascii="Times New Roman" w:hAnsi="Times New Roman" w:cs="Times New Roman" w:hint="eastAsia"/>
          <w:sz w:val="24"/>
          <w:szCs w:val="24"/>
        </w:rPr>
        <w:t>以及</w:t>
      </w:r>
      <w:r w:rsidR="00B02DDB" w:rsidRPr="002C00A9">
        <w:rPr>
          <w:rFonts w:ascii="Times New Roman" w:hAnsi="Times New Roman" w:cs="Times New Roman"/>
          <w:sz w:val="24"/>
          <w:szCs w:val="24"/>
        </w:rPr>
        <w:t>模型</w:t>
      </w:r>
      <w:r>
        <w:rPr>
          <w:rFonts w:ascii="Times New Roman" w:hAnsi="Times New Roman" w:cs="Times New Roman" w:hint="eastAsia"/>
          <w:sz w:val="24"/>
          <w:szCs w:val="24"/>
        </w:rPr>
        <w:t>XML</w:t>
      </w:r>
      <w:r>
        <w:rPr>
          <w:rFonts w:ascii="Times New Roman" w:hAnsi="Times New Roman" w:cs="Times New Roman" w:hint="eastAsia"/>
          <w:sz w:val="24"/>
          <w:szCs w:val="24"/>
        </w:rPr>
        <w:t>文件</w:t>
      </w:r>
      <w:r w:rsidR="00B02DDB" w:rsidRPr="002C00A9">
        <w:rPr>
          <w:rFonts w:ascii="Times New Roman" w:hAnsi="Times New Roman" w:cs="Times New Roman"/>
          <w:sz w:val="24"/>
          <w:szCs w:val="24"/>
        </w:rPr>
        <w:t>全局处理方法，例如</w:t>
      </w:r>
      <w:proofErr w:type="spellStart"/>
      <w:r w:rsidR="001C7D98" w:rsidRPr="002C00A9">
        <w:rPr>
          <w:rFonts w:ascii="Times New Roman" w:hAnsi="Times New Roman" w:cs="Times New Roman"/>
          <w:sz w:val="24"/>
          <w:szCs w:val="24"/>
        </w:rPr>
        <w:t>removeSubtree</w:t>
      </w:r>
      <w:proofErr w:type="spellEnd"/>
      <w:r w:rsidR="001C7D98" w:rsidRPr="002C00A9">
        <w:rPr>
          <w:rFonts w:ascii="Times New Roman" w:hAnsi="Times New Roman" w:cs="Times New Roman"/>
          <w:sz w:val="24"/>
          <w:szCs w:val="24"/>
        </w:rPr>
        <w:t>，目的是删除一个子树，</w:t>
      </w:r>
      <w:proofErr w:type="spellStart"/>
      <w:r w:rsidR="001C7D98" w:rsidRPr="002C00A9">
        <w:rPr>
          <w:rFonts w:ascii="Times New Roman" w:hAnsi="Times New Roman" w:cs="Times New Roman"/>
          <w:sz w:val="24"/>
          <w:szCs w:val="24"/>
        </w:rPr>
        <w:t>removeSubtreeOfNode</w:t>
      </w:r>
      <w:proofErr w:type="spellEnd"/>
      <w:r w:rsidR="001C7D98" w:rsidRPr="002C00A9">
        <w:rPr>
          <w:rFonts w:ascii="Times New Roman" w:hAnsi="Times New Roman" w:cs="Times New Roman"/>
          <w:sz w:val="24"/>
          <w:szCs w:val="24"/>
        </w:rPr>
        <w:t>，是保留当前节点，删除这个节点以下的所有子节点和孙节点，</w:t>
      </w:r>
      <w:proofErr w:type="spellStart"/>
      <w:r w:rsidR="001C7D98" w:rsidRPr="002C00A9">
        <w:rPr>
          <w:rFonts w:ascii="Times New Roman" w:hAnsi="Times New Roman" w:cs="Times New Roman"/>
          <w:sz w:val="24"/>
          <w:szCs w:val="24"/>
        </w:rPr>
        <w:t>replaceNode</w:t>
      </w:r>
      <w:proofErr w:type="spellEnd"/>
      <w:r w:rsidR="001C7D98" w:rsidRPr="002C00A9">
        <w:rPr>
          <w:rFonts w:ascii="Times New Roman" w:hAnsi="Times New Roman" w:cs="Times New Roman"/>
          <w:sz w:val="24"/>
          <w:szCs w:val="24"/>
        </w:rPr>
        <w:t>，是把当前节点替换成新节点。</w:t>
      </w:r>
      <w:proofErr w:type="spellStart"/>
      <w:r w:rsidR="001C7D98" w:rsidRPr="002C00A9">
        <w:rPr>
          <w:rFonts w:ascii="Times New Roman" w:hAnsi="Times New Roman" w:cs="Times New Roman"/>
          <w:sz w:val="24"/>
          <w:szCs w:val="24"/>
        </w:rPr>
        <w:t>getRootNode</w:t>
      </w:r>
      <w:proofErr w:type="spellEnd"/>
      <w:r w:rsidR="001C7D98" w:rsidRPr="002C00A9">
        <w:rPr>
          <w:rFonts w:ascii="Times New Roman" w:hAnsi="Times New Roman" w:cs="Times New Roman"/>
          <w:sz w:val="24"/>
          <w:szCs w:val="24"/>
        </w:rPr>
        <w:t>，获取根节点。</w:t>
      </w:r>
      <w:proofErr w:type="spellStart"/>
      <w:r w:rsidR="001C7D98" w:rsidRPr="002C00A9">
        <w:rPr>
          <w:rFonts w:ascii="Times New Roman" w:hAnsi="Times New Roman" w:cs="Times New Roman"/>
          <w:sz w:val="24"/>
          <w:szCs w:val="24"/>
        </w:rPr>
        <w:t>getNodeMap</w:t>
      </w:r>
      <w:proofErr w:type="spellEnd"/>
      <w:r w:rsidR="001C7D98" w:rsidRPr="002C00A9">
        <w:rPr>
          <w:rFonts w:ascii="Times New Roman" w:hAnsi="Times New Roman" w:cs="Times New Roman"/>
          <w:sz w:val="24"/>
          <w:szCs w:val="24"/>
        </w:rPr>
        <w:t>，获取</w:t>
      </w:r>
      <w:r w:rsidR="001C7D98" w:rsidRPr="002C00A9">
        <w:rPr>
          <w:rFonts w:ascii="Times New Roman" w:hAnsi="Times New Roman" w:cs="Times New Roman"/>
          <w:sz w:val="24"/>
          <w:szCs w:val="24"/>
        </w:rPr>
        <w:t>node id</w:t>
      </w:r>
      <w:r w:rsidR="001C7D98" w:rsidRPr="002C00A9">
        <w:rPr>
          <w:rFonts w:ascii="Times New Roman" w:hAnsi="Times New Roman" w:cs="Times New Roman"/>
          <w:sz w:val="24"/>
          <w:szCs w:val="24"/>
        </w:rPr>
        <w:t>和</w:t>
      </w:r>
      <w:r w:rsidR="001C7D98" w:rsidRPr="002C00A9">
        <w:rPr>
          <w:rFonts w:ascii="Times New Roman" w:hAnsi="Times New Roman" w:cs="Times New Roman"/>
          <w:sz w:val="24"/>
          <w:szCs w:val="24"/>
        </w:rPr>
        <w:t>node</w:t>
      </w:r>
      <w:r w:rsidR="001C7D98" w:rsidRPr="002C00A9">
        <w:rPr>
          <w:rFonts w:ascii="Times New Roman" w:hAnsi="Times New Roman" w:cs="Times New Roman"/>
          <w:sz w:val="24"/>
          <w:szCs w:val="24"/>
        </w:rPr>
        <w:t>对象的映射关系。</w:t>
      </w:r>
    </w:p>
    <w:p w:rsidR="00B02DDB" w:rsidRPr="002C00A9" w:rsidRDefault="00B02DDB"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sz w:val="24"/>
          <w:szCs w:val="24"/>
        </w:rPr>
        <w:t>又建立了</w:t>
      </w:r>
      <w:proofErr w:type="spellStart"/>
      <w:r w:rsidRPr="002C00A9">
        <w:rPr>
          <w:rFonts w:ascii="Times New Roman" w:hAnsi="Times New Roman" w:cs="Times New Roman"/>
          <w:sz w:val="24"/>
          <w:szCs w:val="24"/>
        </w:rPr>
        <w:t>zrnode</w:t>
      </w:r>
      <w:proofErr w:type="spellEnd"/>
      <w:r w:rsidRPr="002C00A9">
        <w:rPr>
          <w:rFonts w:ascii="Times New Roman" w:hAnsi="Times New Roman" w:cs="Times New Roman"/>
          <w:sz w:val="24"/>
          <w:szCs w:val="24"/>
        </w:rPr>
        <w:t>和</w:t>
      </w:r>
      <w:proofErr w:type="spellStart"/>
      <w:r w:rsidRPr="002C00A9">
        <w:rPr>
          <w:rFonts w:ascii="Times New Roman" w:hAnsi="Times New Roman" w:cs="Times New Roman"/>
          <w:sz w:val="24"/>
          <w:szCs w:val="24"/>
        </w:rPr>
        <w:t>zrlink</w:t>
      </w:r>
      <w:proofErr w:type="spellEnd"/>
      <w:r w:rsidRPr="002C00A9">
        <w:rPr>
          <w:rFonts w:ascii="Times New Roman" w:hAnsi="Times New Roman" w:cs="Times New Roman"/>
          <w:sz w:val="24"/>
          <w:szCs w:val="24"/>
        </w:rPr>
        <w:t>类。</w:t>
      </w:r>
      <w:r w:rsidR="002C00A9">
        <w:rPr>
          <w:rFonts w:ascii="Times New Roman" w:hAnsi="Times New Roman" w:cs="Times New Roman" w:hint="eastAsia"/>
          <w:sz w:val="24"/>
          <w:szCs w:val="24"/>
        </w:rPr>
        <w:t>这两个类</w:t>
      </w:r>
      <w:r w:rsidR="001C7D98" w:rsidRPr="002C00A9">
        <w:rPr>
          <w:rFonts w:ascii="Times New Roman" w:hAnsi="Times New Roman" w:cs="Times New Roman"/>
          <w:sz w:val="24"/>
          <w:szCs w:val="24"/>
        </w:rPr>
        <w:t>分别代表一个节点和一个关系连线。又建立了</w:t>
      </w:r>
      <w:proofErr w:type="spellStart"/>
      <w:r w:rsidR="001C7D98" w:rsidRPr="002C00A9">
        <w:rPr>
          <w:rFonts w:ascii="Times New Roman" w:hAnsi="Times New Roman" w:cs="Times New Roman"/>
          <w:sz w:val="24"/>
          <w:szCs w:val="24"/>
        </w:rPr>
        <w:t>zrpro</w:t>
      </w:r>
      <w:r w:rsidR="007A4E2C">
        <w:rPr>
          <w:rFonts w:ascii="Times New Roman" w:hAnsi="Times New Roman" w:cs="Times New Roman" w:hint="eastAsia"/>
          <w:sz w:val="24"/>
          <w:szCs w:val="24"/>
        </w:rPr>
        <w:t>ce</w:t>
      </w:r>
      <w:r w:rsidR="007A4E2C">
        <w:rPr>
          <w:rFonts w:ascii="Times New Roman" w:hAnsi="Times New Roman" w:cs="Times New Roman"/>
          <w:sz w:val="24"/>
          <w:szCs w:val="24"/>
        </w:rPr>
        <w:t>ss</w:t>
      </w:r>
      <w:r w:rsidR="007A4E2C">
        <w:rPr>
          <w:rFonts w:ascii="Times New Roman" w:hAnsi="Times New Roman" w:cs="Times New Roman" w:hint="eastAsia"/>
          <w:sz w:val="24"/>
          <w:szCs w:val="24"/>
        </w:rPr>
        <w:t>o</w:t>
      </w:r>
      <w:r w:rsidR="001C7D98" w:rsidRPr="002C00A9">
        <w:rPr>
          <w:rFonts w:ascii="Times New Roman" w:hAnsi="Times New Roman" w:cs="Times New Roman"/>
          <w:sz w:val="24"/>
          <w:szCs w:val="24"/>
        </w:rPr>
        <w:t>r</w:t>
      </w:r>
      <w:proofErr w:type="spellEnd"/>
      <w:r w:rsidR="001C7D98" w:rsidRPr="002C00A9">
        <w:rPr>
          <w:rFonts w:ascii="Times New Roman" w:hAnsi="Times New Roman" w:cs="Times New Roman"/>
          <w:sz w:val="24"/>
          <w:szCs w:val="24"/>
        </w:rPr>
        <w:t>类，封装主脉络提取算法。</w:t>
      </w:r>
    </w:p>
    <w:p w:rsidR="001C7D98" w:rsidRPr="002C00A9" w:rsidRDefault="001C7D98"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sz w:val="24"/>
          <w:szCs w:val="24"/>
        </w:rPr>
        <w:t>关于测试问题，并不是说等所有的程序编好后才进行程序的测试，这样的话，就会很难排除程序中的问题，有时甚至说很小的一个问题都会浪费很多的时间和精力。所以程序的测试应该是一边编写一边测试。</w:t>
      </w:r>
      <w:r w:rsidR="002C00A9">
        <w:rPr>
          <w:rFonts w:ascii="Times New Roman" w:hAnsi="Times New Roman" w:cs="Times New Roman" w:hint="eastAsia"/>
          <w:sz w:val="24"/>
          <w:szCs w:val="24"/>
        </w:rPr>
        <w:t>也就是进行所谓的单元测试，单元测试</w:t>
      </w:r>
      <w:r w:rsidR="002C00A9" w:rsidRPr="002C00A9">
        <w:rPr>
          <w:rFonts w:ascii="Times New Roman" w:hAnsi="Times New Roman" w:cs="Times New Roman" w:hint="eastAsia"/>
          <w:sz w:val="24"/>
          <w:szCs w:val="24"/>
        </w:rPr>
        <w:t>是</w:t>
      </w:r>
      <w:r w:rsidR="002C00A9">
        <w:rPr>
          <w:rFonts w:ascii="Times New Roman" w:hAnsi="Times New Roman" w:cs="Times New Roman" w:hint="eastAsia"/>
          <w:sz w:val="24"/>
          <w:szCs w:val="24"/>
        </w:rPr>
        <w:t>指</w:t>
      </w:r>
      <w:r w:rsidR="002C00A9" w:rsidRPr="002C00A9">
        <w:rPr>
          <w:rFonts w:ascii="Times New Roman" w:hAnsi="Times New Roman" w:cs="Times New Roman" w:hint="eastAsia"/>
          <w:sz w:val="24"/>
          <w:szCs w:val="24"/>
        </w:rPr>
        <w:t>在计算机编程中，针对程序模块（软件设计的最小单位）来进行正确性检验的测试工作。程序单元是应用的最小可测试部件。程序员</w:t>
      </w:r>
      <w:r w:rsidR="007A4E2C">
        <w:rPr>
          <w:rFonts w:ascii="Times New Roman" w:hAnsi="Times New Roman" w:cs="Times New Roman" w:hint="eastAsia"/>
          <w:sz w:val="24"/>
          <w:szCs w:val="24"/>
        </w:rPr>
        <w:t>每次对</w:t>
      </w:r>
      <w:r w:rsidR="002C00A9" w:rsidRPr="002C00A9">
        <w:rPr>
          <w:rFonts w:ascii="Times New Roman" w:hAnsi="Times New Roman" w:cs="Times New Roman" w:hint="eastAsia"/>
          <w:sz w:val="24"/>
          <w:szCs w:val="24"/>
        </w:rPr>
        <w:t>程序</w:t>
      </w:r>
      <w:r w:rsidR="007A4E2C">
        <w:rPr>
          <w:rFonts w:ascii="Times New Roman" w:hAnsi="Times New Roman" w:cs="Times New Roman" w:hint="eastAsia"/>
          <w:sz w:val="24"/>
          <w:szCs w:val="24"/>
        </w:rPr>
        <w:t>进行修改就需要</w:t>
      </w:r>
      <w:r w:rsidR="002C00A9" w:rsidRPr="002C00A9">
        <w:rPr>
          <w:rFonts w:ascii="Times New Roman" w:hAnsi="Times New Roman" w:cs="Times New Roman" w:hint="eastAsia"/>
          <w:sz w:val="24"/>
          <w:szCs w:val="24"/>
        </w:rPr>
        <w:t>进行最少一次单元测试，在编写程序的过程中</w:t>
      </w:r>
      <w:r w:rsidR="007A4E2C">
        <w:rPr>
          <w:rFonts w:ascii="Times New Roman" w:hAnsi="Times New Roman" w:cs="Times New Roman" w:hint="eastAsia"/>
          <w:sz w:val="24"/>
          <w:szCs w:val="24"/>
        </w:rPr>
        <w:t>一般都要进行多次单元测试，以证明</w:t>
      </w:r>
      <w:r w:rsidR="002C00A9" w:rsidRPr="002C00A9">
        <w:rPr>
          <w:rFonts w:ascii="Times New Roman" w:hAnsi="Times New Roman" w:cs="Times New Roman" w:hint="eastAsia"/>
          <w:sz w:val="24"/>
          <w:szCs w:val="24"/>
        </w:rPr>
        <w:t>程序达到</w:t>
      </w:r>
      <w:r w:rsidR="007A4E2C">
        <w:rPr>
          <w:rFonts w:ascii="Times New Roman" w:hAnsi="Times New Roman" w:cs="Times New Roman" w:hint="eastAsia"/>
          <w:sz w:val="24"/>
          <w:szCs w:val="24"/>
        </w:rPr>
        <w:t>设计人员所要达到</w:t>
      </w:r>
      <w:r w:rsidR="002C00A9" w:rsidRPr="002C00A9">
        <w:rPr>
          <w:rFonts w:ascii="Times New Roman" w:hAnsi="Times New Roman" w:cs="Times New Roman" w:hint="eastAsia"/>
          <w:sz w:val="24"/>
          <w:szCs w:val="24"/>
        </w:rPr>
        <w:t>目标</w:t>
      </w:r>
      <w:r w:rsidR="007A4E2C">
        <w:rPr>
          <w:rFonts w:ascii="Times New Roman" w:hAnsi="Times New Roman" w:cs="Times New Roman" w:hint="eastAsia"/>
          <w:sz w:val="24"/>
          <w:szCs w:val="24"/>
        </w:rPr>
        <w:t>，实现预期功能</w:t>
      </w:r>
      <w:r w:rsidR="002C00A9" w:rsidRPr="002C00A9">
        <w:rPr>
          <w:rFonts w:ascii="Times New Roman" w:hAnsi="Times New Roman" w:cs="Times New Roman" w:hint="eastAsia"/>
          <w:sz w:val="24"/>
          <w:szCs w:val="24"/>
        </w:rPr>
        <w:t>，没有程序错误。</w:t>
      </w:r>
      <w:r w:rsidRPr="002C00A9">
        <w:rPr>
          <w:rFonts w:ascii="Times New Roman" w:hAnsi="Times New Roman" w:cs="Times New Roman"/>
          <w:sz w:val="24"/>
          <w:szCs w:val="24"/>
        </w:rPr>
        <w:t>即使这样，由于某些疏忽或者对某些概念的理解不清楚都造成了很多问题。</w:t>
      </w:r>
    </w:p>
    <w:p w:rsidR="00187B9A" w:rsidRDefault="00187B9A" w:rsidP="00FA7A52">
      <w:pPr>
        <w:pStyle w:val="ZR2"/>
        <w:spacing w:line="360" w:lineRule="auto"/>
        <w:rPr>
          <w:rFonts w:ascii="Times New Roman" w:hAnsi="Times New Roman" w:cs="Times New Roman"/>
        </w:rPr>
      </w:pPr>
      <w:bookmarkStart w:id="48" w:name="_Toc420936279"/>
      <w:r w:rsidRPr="00FA7A52">
        <w:rPr>
          <w:rFonts w:ascii="Times New Roman" w:hAnsi="Times New Roman" w:cs="Times New Roman"/>
        </w:rPr>
        <w:t>主要代码</w:t>
      </w:r>
      <w:bookmarkEnd w:id="48"/>
    </w:p>
    <w:p w:rsidR="00691F65" w:rsidRPr="00691F65" w:rsidRDefault="00691F65" w:rsidP="00691F65">
      <w:pPr>
        <w:spacing w:line="360" w:lineRule="auto"/>
        <w:ind w:firstLineChars="200" w:firstLine="480"/>
        <w:rPr>
          <w:sz w:val="24"/>
          <w:szCs w:val="24"/>
        </w:rPr>
      </w:pPr>
      <w:r>
        <w:rPr>
          <w:rFonts w:hint="eastAsia"/>
          <w:sz w:val="24"/>
          <w:szCs w:val="24"/>
        </w:rPr>
        <w:t>主要代码（部分）如下列出：</w:t>
      </w:r>
    </w:p>
    <w:p w:rsidR="007A4E2C" w:rsidRDefault="007A4E2C" w:rsidP="007A4E2C">
      <w:pPr>
        <w:pStyle w:val="a3"/>
        <w:numPr>
          <w:ilvl w:val="0"/>
          <w:numId w:val="35"/>
        </w:numPr>
        <w:spacing w:line="360" w:lineRule="auto"/>
        <w:ind w:firstLineChars="0"/>
        <w:rPr>
          <w:rFonts w:ascii="Times New Roman" w:hAnsi="Times New Roman" w:cs="Times New Roman"/>
          <w:sz w:val="24"/>
          <w:szCs w:val="24"/>
        </w:rPr>
      </w:pPr>
      <w:r w:rsidRPr="002A13CE">
        <w:rPr>
          <w:rFonts w:ascii="Times New Roman" w:hAnsi="Times New Roman" w:cs="Times New Roman"/>
          <w:sz w:val="24"/>
          <w:szCs w:val="24"/>
        </w:rPr>
        <w:t>zrDocument.java</w:t>
      </w:r>
    </w:p>
    <w:p w:rsidR="00A7303F" w:rsidRDefault="00F37815" w:rsidP="007A199D">
      <w:pPr>
        <w:pStyle w:val="a3"/>
        <w:spacing w:line="360" w:lineRule="auto"/>
        <w:ind w:left="840" w:firstLineChars="0" w:firstLine="0"/>
        <w:rPr>
          <w:ins w:id="49" w:author="l02107" w:date="2015-06-03T13:12:00Z"/>
          <w:rFonts w:ascii="Times New Roman" w:hAnsi="Times New Roman" w:cs="Times New Roman" w:hint="eastAsia"/>
          <w:sz w:val="24"/>
          <w:szCs w:val="24"/>
        </w:rPr>
      </w:pPr>
      <w:r>
        <w:rPr>
          <w:rFonts w:ascii="Times New Roman" w:hAnsi="Times New Roman" w:cs="Times New Roman" w:hint="eastAsia"/>
          <w:sz w:val="24"/>
          <w:szCs w:val="24"/>
        </w:rPr>
        <w:t>该类是的功能是用来</w:t>
      </w:r>
      <w:r w:rsidR="00691F65">
        <w:rPr>
          <w:rFonts w:ascii="Times New Roman" w:hAnsi="Times New Roman" w:cs="Times New Roman" w:hint="eastAsia"/>
          <w:sz w:val="24"/>
          <w:szCs w:val="24"/>
        </w:rPr>
        <w:t>处理</w:t>
      </w:r>
      <w:r w:rsidR="00691F65">
        <w:rPr>
          <w:rFonts w:ascii="Times New Roman" w:hAnsi="Times New Roman" w:cs="Times New Roman" w:hint="eastAsia"/>
          <w:sz w:val="24"/>
          <w:szCs w:val="24"/>
        </w:rPr>
        <w:t>XML</w:t>
      </w:r>
      <w:r w:rsidR="00691F65">
        <w:rPr>
          <w:rFonts w:ascii="Times New Roman" w:hAnsi="Times New Roman" w:cs="Times New Roman" w:hint="eastAsia"/>
          <w:sz w:val="24"/>
          <w:szCs w:val="24"/>
        </w:rPr>
        <w:t>文件的</w:t>
      </w:r>
      <w:ins w:id="50" w:author="l02107" w:date="2015-06-03T13:12:00Z">
        <w:r w:rsidR="00A7303F">
          <w:rPr>
            <w:rFonts w:ascii="Times New Roman" w:hAnsi="Times New Roman" w:cs="Times New Roman" w:hint="eastAsia"/>
            <w:sz w:val="24"/>
            <w:szCs w:val="24"/>
          </w:rPr>
          <w:t>。</w:t>
        </w:r>
      </w:ins>
    </w:p>
    <w:p w:rsidR="007A199D" w:rsidRDefault="007A199D" w:rsidP="007A199D">
      <w:pPr>
        <w:pStyle w:val="a3"/>
        <w:spacing w:line="360" w:lineRule="auto"/>
        <w:ind w:left="840" w:firstLineChars="0" w:firstLine="0"/>
        <w:rPr>
          <w:ins w:id="51" w:author="l02107" w:date="2015-06-03T13:05:00Z"/>
          <w:rFonts w:ascii="Times New Roman" w:hAnsi="Times New Roman" w:cs="Times New Roman" w:hint="eastAsia"/>
          <w:sz w:val="24"/>
          <w:szCs w:val="24"/>
        </w:rPr>
      </w:pPr>
      <w:ins w:id="52" w:author="l02107" w:date="2015-06-03T13:05:00Z">
        <w:r>
          <w:rPr>
            <w:rFonts w:ascii="Times New Roman" w:hAnsi="Times New Roman" w:cs="Times New Roman" w:hint="eastAsia"/>
            <w:sz w:val="24"/>
            <w:szCs w:val="24"/>
          </w:rPr>
          <w:t>XML</w:t>
        </w:r>
        <w:r>
          <w:rPr>
            <w:rFonts w:ascii="Times New Roman" w:hAnsi="Times New Roman" w:cs="Times New Roman" w:hint="eastAsia"/>
            <w:sz w:val="24"/>
            <w:szCs w:val="24"/>
          </w:rPr>
          <w:t>文件</w:t>
        </w:r>
      </w:ins>
      <w:ins w:id="53" w:author="l02107" w:date="2015-06-03T13:06:00Z">
        <w:r>
          <w:rPr>
            <w:rFonts w:ascii="Times New Roman" w:hAnsi="Times New Roman" w:cs="Times New Roman" w:hint="eastAsia"/>
            <w:sz w:val="24"/>
            <w:szCs w:val="24"/>
          </w:rPr>
          <w:t>加载代码：</w:t>
        </w:r>
      </w:ins>
    </w:p>
    <w:p w:rsidR="007A199D" w:rsidRPr="003A37DD" w:rsidRDefault="007A199D" w:rsidP="007A199D">
      <w:pPr>
        <w:autoSpaceDE w:val="0"/>
        <w:autoSpaceDN w:val="0"/>
        <w:adjustRightInd w:val="0"/>
        <w:jc w:val="left"/>
        <w:rPr>
          <w:ins w:id="54" w:author="l02107" w:date="2015-06-03T13:10:00Z"/>
          <w:rFonts w:ascii="Consolas" w:hAnsi="Consolas" w:cs="Consolas"/>
          <w:kern w:val="0"/>
          <w:sz w:val="20"/>
          <w:szCs w:val="20"/>
        </w:rPr>
      </w:pPr>
      <w:proofErr w:type="gramStart"/>
      <w:ins w:id="55" w:author="l02107" w:date="2015-06-03T13:10:00Z">
        <w:r w:rsidRPr="003A37DD">
          <w:rPr>
            <w:rFonts w:ascii="Consolas" w:hAnsi="Consolas" w:cs="Consolas"/>
            <w:b/>
            <w:bCs/>
            <w:color w:val="7F0055"/>
            <w:kern w:val="0"/>
            <w:sz w:val="20"/>
            <w:szCs w:val="20"/>
          </w:rPr>
          <w:t>public</w:t>
        </w:r>
        <w:proofErr w:type="gramEnd"/>
        <w:r w:rsidRPr="003A37DD">
          <w:rPr>
            <w:rFonts w:ascii="Consolas" w:hAnsi="Consolas" w:cs="Consolas"/>
            <w:color w:val="000000"/>
            <w:kern w:val="0"/>
            <w:sz w:val="20"/>
            <w:szCs w:val="20"/>
          </w:rPr>
          <w:t xml:space="preserve"> </w:t>
        </w:r>
        <w:r w:rsidRPr="003A37DD">
          <w:rPr>
            <w:rFonts w:ascii="Consolas" w:hAnsi="Consolas" w:cs="Consolas"/>
            <w:b/>
            <w:bCs/>
            <w:color w:val="7F0055"/>
            <w:kern w:val="0"/>
            <w:sz w:val="20"/>
            <w:szCs w:val="20"/>
          </w:rPr>
          <w:t>void</w:t>
        </w:r>
        <w:r w:rsidRPr="003A37DD">
          <w:rPr>
            <w:rFonts w:ascii="Consolas" w:hAnsi="Consolas" w:cs="Consolas"/>
            <w:color w:val="000000"/>
            <w:kern w:val="0"/>
            <w:sz w:val="20"/>
            <w:szCs w:val="20"/>
          </w:rPr>
          <w:t xml:space="preserve"> load(String filename) {</w:t>
        </w:r>
      </w:ins>
    </w:p>
    <w:p w:rsidR="007A199D" w:rsidRPr="003A37DD" w:rsidRDefault="007A199D" w:rsidP="007A199D">
      <w:pPr>
        <w:autoSpaceDE w:val="0"/>
        <w:autoSpaceDN w:val="0"/>
        <w:adjustRightInd w:val="0"/>
        <w:jc w:val="left"/>
        <w:rPr>
          <w:ins w:id="56" w:author="l02107" w:date="2015-06-03T13:10:00Z"/>
          <w:rFonts w:ascii="Consolas" w:hAnsi="Consolas" w:cs="Consolas"/>
          <w:kern w:val="0"/>
          <w:sz w:val="20"/>
          <w:szCs w:val="20"/>
        </w:rPr>
      </w:pPr>
      <w:ins w:id="57" w:author="l02107" w:date="2015-06-03T13:11:00Z">
        <w:r w:rsidRPr="003A37DD">
          <w:rPr>
            <w:rFonts w:ascii="Consolas" w:hAnsi="Consolas" w:cs="Consolas" w:hint="eastAsia"/>
            <w:color w:val="000000"/>
            <w:kern w:val="0"/>
            <w:sz w:val="20"/>
            <w:szCs w:val="20"/>
          </w:rPr>
          <w:t xml:space="preserve">    </w:t>
        </w:r>
      </w:ins>
      <w:proofErr w:type="spellStart"/>
      <w:ins w:id="58" w:author="l02107" w:date="2015-06-03T13:10:00Z">
        <w:r w:rsidRPr="003A37DD">
          <w:rPr>
            <w:rFonts w:ascii="Consolas" w:hAnsi="Consolas" w:cs="Consolas"/>
            <w:color w:val="000000"/>
            <w:kern w:val="0"/>
            <w:sz w:val="20"/>
            <w:szCs w:val="20"/>
          </w:rPr>
          <w:t>DocumentBuilderFactory</w:t>
        </w:r>
        <w:proofErr w:type="spellEnd"/>
        <w:r w:rsidRPr="003A37DD">
          <w:rPr>
            <w:rFonts w:ascii="Consolas" w:hAnsi="Consolas" w:cs="Consolas"/>
            <w:color w:val="000000"/>
            <w:kern w:val="0"/>
            <w:sz w:val="20"/>
            <w:szCs w:val="20"/>
          </w:rPr>
          <w:t xml:space="preserve"> dbf = </w:t>
        </w:r>
        <w:proofErr w:type="spellStart"/>
        <w:proofErr w:type="gramStart"/>
        <w:r w:rsidRPr="003A37DD">
          <w:rPr>
            <w:rFonts w:ascii="Consolas" w:hAnsi="Consolas" w:cs="Consolas"/>
            <w:color w:val="000000"/>
            <w:kern w:val="0"/>
            <w:sz w:val="20"/>
            <w:szCs w:val="20"/>
          </w:rPr>
          <w:t>DocumentBuilderFactory.</w:t>
        </w:r>
        <w:r w:rsidRPr="003A37DD">
          <w:rPr>
            <w:rFonts w:ascii="Consolas" w:hAnsi="Consolas" w:cs="Consolas"/>
            <w:i/>
            <w:iCs/>
            <w:color w:val="000000"/>
            <w:kern w:val="0"/>
            <w:sz w:val="20"/>
            <w:szCs w:val="20"/>
          </w:rPr>
          <w:t>newInstance</w:t>
        </w:r>
        <w:proofErr w:type="spellEnd"/>
        <w:r w:rsidRPr="003A37DD">
          <w:rPr>
            <w:rFonts w:ascii="Consolas" w:hAnsi="Consolas" w:cs="Consolas"/>
            <w:color w:val="000000"/>
            <w:kern w:val="0"/>
            <w:sz w:val="20"/>
            <w:szCs w:val="20"/>
          </w:rPr>
          <w:t>(</w:t>
        </w:r>
        <w:proofErr w:type="gramEnd"/>
        <w:r w:rsidRPr="003A37DD">
          <w:rPr>
            <w:rFonts w:ascii="Consolas" w:hAnsi="Consolas" w:cs="Consolas"/>
            <w:color w:val="000000"/>
            <w:kern w:val="0"/>
            <w:sz w:val="20"/>
            <w:szCs w:val="20"/>
          </w:rPr>
          <w:t>);</w:t>
        </w:r>
      </w:ins>
    </w:p>
    <w:p w:rsidR="007A199D" w:rsidRPr="003A37DD" w:rsidRDefault="007A199D" w:rsidP="007A199D">
      <w:pPr>
        <w:autoSpaceDE w:val="0"/>
        <w:autoSpaceDN w:val="0"/>
        <w:adjustRightInd w:val="0"/>
        <w:jc w:val="left"/>
        <w:rPr>
          <w:ins w:id="59" w:author="l02107" w:date="2015-06-03T13:10:00Z"/>
          <w:rFonts w:ascii="Consolas" w:hAnsi="Consolas" w:cs="Consolas"/>
          <w:kern w:val="0"/>
          <w:sz w:val="20"/>
          <w:szCs w:val="20"/>
        </w:rPr>
      </w:pPr>
    </w:p>
    <w:p w:rsidR="007A199D" w:rsidRPr="003A37DD" w:rsidRDefault="007A199D" w:rsidP="00A7303F">
      <w:pPr>
        <w:autoSpaceDE w:val="0"/>
        <w:autoSpaceDN w:val="0"/>
        <w:adjustRightInd w:val="0"/>
        <w:jc w:val="left"/>
        <w:rPr>
          <w:ins w:id="60" w:author="l02107" w:date="2015-06-03T13:10:00Z"/>
          <w:rFonts w:ascii="Consolas" w:hAnsi="Consolas" w:cs="Consolas"/>
          <w:kern w:val="0"/>
          <w:sz w:val="20"/>
          <w:szCs w:val="20"/>
        </w:rPr>
      </w:pPr>
      <w:ins w:id="61" w:author="l02107" w:date="2015-06-03T13:11:00Z">
        <w:r w:rsidRPr="003A37DD">
          <w:rPr>
            <w:rFonts w:ascii="Consolas" w:hAnsi="Consolas" w:cs="Consolas" w:hint="eastAsia"/>
            <w:color w:val="000000"/>
            <w:kern w:val="0"/>
            <w:sz w:val="20"/>
            <w:szCs w:val="20"/>
          </w:rPr>
          <w:t xml:space="preserve">    </w:t>
        </w:r>
      </w:ins>
      <w:proofErr w:type="spellStart"/>
      <w:ins w:id="62" w:author="l02107" w:date="2015-06-03T13:10:00Z">
        <w:r w:rsidRPr="003A37DD">
          <w:rPr>
            <w:rFonts w:ascii="Consolas" w:hAnsi="Consolas" w:cs="Consolas"/>
            <w:color w:val="000000"/>
            <w:kern w:val="0"/>
            <w:sz w:val="20"/>
            <w:szCs w:val="20"/>
          </w:rPr>
          <w:t>DocumentBuilder</w:t>
        </w:r>
        <w:proofErr w:type="spellEnd"/>
        <w:r w:rsidRPr="003A37DD">
          <w:rPr>
            <w:rFonts w:ascii="Consolas" w:hAnsi="Consolas" w:cs="Consolas"/>
            <w:color w:val="000000"/>
            <w:kern w:val="0"/>
            <w:sz w:val="20"/>
            <w:szCs w:val="20"/>
          </w:rPr>
          <w:t xml:space="preserve"> </w:t>
        </w:r>
        <w:proofErr w:type="spellStart"/>
        <w:r w:rsidRPr="003A37DD">
          <w:rPr>
            <w:rFonts w:ascii="Consolas" w:hAnsi="Consolas" w:cs="Consolas"/>
            <w:color w:val="000000"/>
            <w:kern w:val="0"/>
            <w:sz w:val="20"/>
            <w:szCs w:val="20"/>
          </w:rPr>
          <w:t>db</w:t>
        </w:r>
        <w:proofErr w:type="spellEnd"/>
        <w:r w:rsidRPr="003A37DD">
          <w:rPr>
            <w:rFonts w:ascii="Consolas" w:hAnsi="Consolas" w:cs="Consolas"/>
            <w:color w:val="000000"/>
            <w:kern w:val="0"/>
            <w:sz w:val="20"/>
            <w:szCs w:val="20"/>
          </w:rPr>
          <w:t xml:space="preserve"> = </w:t>
        </w:r>
        <w:proofErr w:type="spellStart"/>
        <w:proofErr w:type="gramStart"/>
        <w:r w:rsidRPr="003A37DD">
          <w:rPr>
            <w:rFonts w:ascii="Consolas" w:hAnsi="Consolas" w:cs="Consolas"/>
            <w:color w:val="000000"/>
            <w:kern w:val="0"/>
            <w:sz w:val="20"/>
            <w:szCs w:val="20"/>
          </w:rPr>
          <w:t>dbf.newDocumentBuilder</w:t>
        </w:r>
        <w:proofErr w:type="spellEnd"/>
        <w:r w:rsidRPr="003A37DD">
          <w:rPr>
            <w:rFonts w:ascii="Consolas" w:hAnsi="Consolas" w:cs="Consolas"/>
            <w:color w:val="000000"/>
            <w:kern w:val="0"/>
            <w:sz w:val="20"/>
            <w:szCs w:val="20"/>
          </w:rPr>
          <w:t>(</w:t>
        </w:r>
        <w:proofErr w:type="gramEnd"/>
        <w:r w:rsidRPr="003A37DD">
          <w:rPr>
            <w:rFonts w:ascii="Consolas" w:hAnsi="Consolas" w:cs="Consolas"/>
            <w:color w:val="000000"/>
            <w:kern w:val="0"/>
            <w:sz w:val="20"/>
            <w:szCs w:val="20"/>
          </w:rPr>
          <w:t>);</w:t>
        </w:r>
      </w:ins>
    </w:p>
    <w:p w:rsidR="007A199D" w:rsidRPr="003A37DD" w:rsidRDefault="007A199D" w:rsidP="00A7303F">
      <w:pPr>
        <w:autoSpaceDE w:val="0"/>
        <w:autoSpaceDN w:val="0"/>
        <w:adjustRightInd w:val="0"/>
        <w:jc w:val="left"/>
        <w:rPr>
          <w:ins w:id="63" w:author="l02107" w:date="2015-06-03T13:10:00Z"/>
          <w:rFonts w:ascii="Consolas" w:hAnsi="Consolas" w:cs="Consolas"/>
          <w:kern w:val="0"/>
          <w:sz w:val="20"/>
          <w:szCs w:val="20"/>
        </w:rPr>
      </w:pPr>
      <w:ins w:id="64" w:author="l02107" w:date="2015-06-03T13:11:00Z">
        <w:r w:rsidRPr="003A37DD">
          <w:rPr>
            <w:rFonts w:ascii="Consolas" w:hAnsi="Consolas" w:cs="Consolas" w:hint="eastAsia"/>
            <w:color w:val="000000"/>
            <w:kern w:val="0"/>
            <w:sz w:val="20"/>
            <w:szCs w:val="20"/>
          </w:rPr>
          <w:t xml:space="preserve">    </w:t>
        </w:r>
      </w:ins>
      <w:proofErr w:type="spellStart"/>
      <w:proofErr w:type="gramStart"/>
      <w:ins w:id="65" w:author="l02107" w:date="2015-06-03T13:10:00Z">
        <w:r w:rsidRPr="003A37DD">
          <w:rPr>
            <w:rFonts w:ascii="Consolas" w:hAnsi="Consolas" w:cs="Consolas"/>
            <w:color w:val="000000"/>
            <w:kern w:val="0"/>
            <w:sz w:val="20"/>
            <w:szCs w:val="20"/>
          </w:rPr>
          <w:t>db.setEntityResolver</w:t>
        </w:r>
        <w:proofErr w:type="spellEnd"/>
        <w:r w:rsidRPr="003A37DD">
          <w:rPr>
            <w:rFonts w:ascii="Consolas" w:hAnsi="Consolas" w:cs="Consolas"/>
            <w:color w:val="000000"/>
            <w:kern w:val="0"/>
            <w:sz w:val="20"/>
            <w:szCs w:val="20"/>
          </w:rPr>
          <w:t>(</w:t>
        </w:r>
        <w:proofErr w:type="gramEnd"/>
        <w:r w:rsidRPr="003A37DD">
          <w:rPr>
            <w:rFonts w:ascii="Consolas" w:hAnsi="Consolas" w:cs="Consolas"/>
            <w:b/>
            <w:bCs/>
            <w:color w:val="7F0055"/>
            <w:kern w:val="0"/>
            <w:sz w:val="20"/>
            <w:szCs w:val="20"/>
          </w:rPr>
          <w:t>new</w:t>
        </w:r>
        <w:r w:rsidRPr="003A37DD">
          <w:rPr>
            <w:rFonts w:ascii="Consolas" w:hAnsi="Consolas" w:cs="Consolas"/>
            <w:color w:val="000000"/>
            <w:kern w:val="0"/>
            <w:sz w:val="20"/>
            <w:szCs w:val="20"/>
          </w:rPr>
          <w:t xml:space="preserve"> </w:t>
        </w:r>
        <w:proofErr w:type="spellStart"/>
        <w:r w:rsidRPr="003A37DD">
          <w:rPr>
            <w:rFonts w:ascii="Consolas" w:hAnsi="Consolas" w:cs="Consolas"/>
            <w:color w:val="000000"/>
            <w:kern w:val="0"/>
            <w:sz w:val="20"/>
            <w:szCs w:val="20"/>
          </w:rPr>
          <w:t>EntityResolver</w:t>
        </w:r>
        <w:proofErr w:type="spellEnd"/>
        <w:r w:rsidRPr="003A37DD">
          <w:rPr>
            <w:rFonts w:ascii="Consolas" w:hAnsi="Consolas" w:cs="Consolas"/>
            <w:color w:val="000000"/>
            <w:kern w:val="0"/>
            <w:sz w:val="20"/>
            <w:szCs w:val="20"/>
          </w:rPr>
          <w:t>() {</w:t>
        </w:r>
      </w:ins>
    </w:p>
    <w:p w:rsidR="007A199D" w:rsidRPr="003A37DD" w:rsidRDefault="007A199D" w:rsidP="00A7303F">
      <w:pPr>
        <w:autoSpaceDE w:val="0"/>
        <w:autoSpaceDN w:val="0"/>
        <w:adjustRightInd w:val="0"/>
        <w:jc w:val="left"/>
        <w:rPr>
          <w:ins w:id="66" w:author="l02107" w:date="2015-06-03T13:10:00Z"/>
          <w:rFonts w:ascii="Consolas" w:hAnsi="Consolas" w:cs="Consolas"/>
          <w:kern w:val="0"/>
          <w:sz w:val="20"/>
          <w:szCs w:val="20"/>
        </w:rPr>
      </w:pPr>
      <w:ins w:id="67" w:author="l02107" w:date="2015-06-03T13:11:00Z">
        <w:r w:rsidRPr="003A37DD">
          <w:rPr>
            <w:rFonts w:ascii="Consolas" w:hAnsi="Consolas" w:cs="Consolas" w:hint="eastAsia"/>
            <w:color w:val="000000"/>
            <w:kern w:val="0"/>
            <w:sz w:val="20"/>
            <w:szCs w:val="20"/>
          </w:rPr>
          <w:t xml:space="preserve">        </w:t>
        </w:r>
      </w:ins>
      <w:proofErr w:type="gramStart"/>
      <w:ins w:id="68" w:author="l02107" w:date="2015-06-03T13:10:00Z">
        <w:r w:rsidRPr="003A37DD">
          <w:rPr>
            <w:rFonts w:ascii="Consolas" w:hAnsi="Consolas" w:cs="Consolas"/>
            <w:b/>
            <w:bCs/>
            <w:color w:val="7F0055"/>
            <w:kern w:val="0"/>
            <w:sz w:val="20"/>
            <w:szCs w:val="20"/>
          </w:rPr>
          <w:t>public</w:t>
        </w:r>
        <w:proofErr w:type="gramEnd"/>
        <w:r w:rsidRPr="003A37DD">
          <w:rPr>
            <w:rFonts w:ascii="Consolas" w:hAnsi="Consolas" w:cs="Consolas"/>
            <w:color w:val="000000"/>
            <w:kern w:val="0"/>
            <w:sz w:val="20"/>
            <w:szCs w:val="20"/>
          </w:rPr>
          <w:t xml:space="preserve"> </w:t>
        </w:r>
        <w:proofErr w:type="spellStart"/>
        <w:r w:rsidRPr="003A37DD">
          <w:rPr>
            <w:rFonts w:ascii="Consolas" w:hAnsi="Consolas" w:cs="Consolas"/>
            <w:color w:val="000000"/>
            <w:kern w:val="0"/>
            <w:sz w:val="20"/>
            <w:szCs w:val="20"/>
          </w:rPr>
          <w:t>InputSource</w:t>
        </w:r>
        <w:proofErr w:type="spellEnd"/>
        <w:r w:rsidRPr="003A37DD">
          <w:rPr>
            <w:rFonts w:ascii="Consolas" w:hAnsi="Consolas" w:cs="Consolas"/>
            <w:color w:val="000000"/>
            <w:kern w:val="0"/>
            <w:sz w:val="20"/>
            <w:szCs w:val="20"/>
          </w:rPr>
          <w:t xml:space="preserve"> </w:t>
        </w:r>
        <w:proofErr w:type="spellStart"/>
        <w:r w:rsidRPr="003A37DD">
          <w:rPr>
            <w:rFonts w:ascii="Consolas" w:hAnsi="Consolas" w:cs="Consolas"/>
            <w:color w:val="000000"/>
            <w:kern w:val="0"/>
            <w:sz w:val="20"/>
            <w:szCs w:val="20"/>
          </w:rPr>
          <w:t>resolveEntity</w:t>
        </w:r>
        <w:proofErr w:type="spellEnd"/>
        <w:r w:rsidRPr="003A37DD">
          <w:rPr>
            <w:rFonts w:ascii="Consolas" w:hAnsi="Consolas" w:cs="Consolas"/>
            <w:color w:val="000000"/>
            <w:kern w:val="0"/>
            <w:sz w:val="20"/>
            <w:szCs w:val="20"/>
          </w:rPr>
          <w:t xml:space="preserve">(String </w:t>
        </w:r>
        <w:proofErr w:type="spellStart"/>
        <w:r w:rsidRPr="003A37DD">
          <w:rPr>
            <w:rFonts w:ascii="Consolas" w:hAnsi="Consolas" w:cs="Consolas"/>
            <w:color w:val="000000"/>
            <w:kern w:val="0"/>
            <w:sz w:val="20"/>
            <w:szCs w:val="20"/>
          </w:rPr>
          <w:t>publicId</w:t>
        </w:r>
        <w:proofErr w:type="spellEnd"/>
        <w:r w:rsidRPr="003A37DD">
          <w:rPr>
            <w:rFonts w:ascii="Consolas" w:hAnsi="Consolas" w:cs="Consolas"/>
            <w:color w:val="000000"/>
            <w:kern w:val="0"/>
            <w:sz w:val="20"/>
            <w:szCs w:val="20"/>
          </w:rPr>
          <w:t xml:space="preserve">, String </w:t>
        </w:r>
        <w:proofErr w:type="spellStart"/>
        <w:r w:rsidRPr="003A37DD">
          <w:rPr>
            <w:rFonts w:ascii="Consolas" w:hAnsi="Consolas" w:cs="Consolas"/>
            <w:color w:val="000000"/>
            <w:kern w:val="0"/>
            <w:sz w:val="20"/>
            <w:szCs w:val="20"/>
          </w:rPr>
          <w:t>systemId</w:t>
        </w:r>
        <w:proofErr w:type="spellEnd"/>
        <w:r w:rsidRPr="003A37DD">
          <w:rPr>
            <w:rFonts w:ascii="Consolas" w:hAnsi="Consolas" w:cs="Consolas"/>
            <w:color w:val="000000"/>
            <w:kern w:val="0"/>
            <w:sz w:val="20"/>
            <w:szCs w:val="20"/>
          </w:rPr>
          <w:t>) {</w:t>
        </w:r>
      </w:ins>
    </w:p>
    <w:p w:rsidR="007A199D" w:rsidRPr="003A37DD" w:rsidRDefault="007A199D" w:rsidP="00A7303F">
      <w:pPr>
        <w:autoSpaceDE w:val="0"/>
        <w:autoSpaceDN w:val="0"/>
        <w:adjustRightInd w:val="0"/>
        <w:jc w:val="left"/>
        <w:rPr>
          <w:ins w:id="69" w:author="l02107" w:date="2015-06-03T13:10:00Z"/>
          <w:rFonts w:ascii="Consolas" w:hAnsi="Consolas" w:cs="Consolas"/>
          <w:kern w:val="0"/>
          <w:sz w:val="20"/>
          <w:szCs w:val="20"/>
        </w:rPr>
      </w:pPr>
      <w:ins w:id="70" w:author="l02107" w:date="2015-06-03T13:11:00Z">
        <w:r w:rsidRPr="003A37DD">
          <w:rPr>
            <w:rFonts w:ascii="Consolas" w:hAnsi="Consolas" w:cs="Consolas" w:hint="eastAsia"/>
            <w:color w:val="000000"/>
            <w:kern w:val="0"/>
            <w:sz w:val="20"/>
            <w:szCs w:val="20"/>
          </w:rPr>
          <w:t xml:space="preserve">            </w:t>
        </w:r>
      </w:ins>
      <w:proofErr w:type="gramStart"/>
      <w:ins w:id="71" w:author="l02107" w:date="2015-06-03T13:10:00Z">
        <w:r w:rsidRPr="003A37DD">
          <w:rPr>
            <w:rFonts w:ascii="Consolas" w:hAnsi="Consolas" w:cs="Consolas"/>
            <w:b/>
            <w:bCs/>
            <w:color w:val="7F0055"/>
            <w:kern w:val="0"/>
            <w:sz w:val="20"/>
            <w:szCs w:val="20"/>
          </w:rPr>
          <w:t>if</w:t>
        </w:r>
        <w:proofErr w:type="gramEnd"/>
        <w:r w:rsidRPr="003A37DD">
          <w:rPr>
            <w:rFonts w:ascii="Consolas" w:hAnsi="Consolas" w:cs="Consolas"/>
            <w:color w:val="000000"/>
            <w:kern w:val="0"/>
            <w:sz w:val="20"/>
            <w:szCs w:val="20"/>
          </w:rPr>
          <w:t xml:space="preserve"> (</w:t>
        </w:r>
        <w:proofErr w:type="spellStart"/>
        <w:r w:rsidRPr="003A37DD">
          <w:rPr>
            <w:rFonts w:ascii="Consolas" w:hAnsi="Consolas" w:cs="Consolas"/>
            <w:color w:val="000000"/>
            <w:kern w:val="0"/>
            <w:sz w:val="20"/>
            <w:szCs w:val="20"/>
          </w:rPr>
          <w:t>systemId.contains</w:t>
        </w:r>
        <w:proofErr w:type="spellEnd"/>
        <w:r w:rsidRPr="003A37DD">
          <w:rPr>
            <w:rFonts w:ascii="Consolas" w:hAnsi="Consolas" w:cs="Consolas"/>
            <w:color w:val="000000"/>
            <w:kern w:val="0"/>
            <w:sz w:val="20"/>
            <w:szCs w:val="20"/>
          </w:rPr>
          <w:t>(</w:t>
        </w:r>
        <w:r w:rsidRPr="003A37DD">
          <w:rPr>
            <w:rFonts w:ascii="Consolas" w:hAnsi="Consolas" w:cs="Consolas"/>
            <w:color w:val="2A00FF"/>
            <w:kern w:val="0"/>
            <w:sz w:val="20"/>
            <w:szCs w:val="20"/>
          </w:rPr>
          <w:t>"DesignRationale.dtd"</w:t>
        </w:r>
        <w:r w:rsidRPr="003A37DD">
          <w:rPr>
            <w:rFonts w:ascii="Consolas" w:hAnsi="Consolas" w:cs="Consolas"/>
            <w:color w:val="000000"/>
            <w:kern w:val="0"/>
            <w:sz w:val="20"/>
            <w:szCs w:val="20"/>
          </w:rPr>
          <w:t>)) {</w:t>
        </w:r>
      </w:ins>
    </w:p>
    <w:p w:rsidR="007A199D" w:rsidRPr="003A37DD" w:rsidRDefault="007A199D" w:rsidP="00A7303F">
      <w:pPr>
        <w:autoSpaceDE w:val="0"/>
        <w:autoSpaceDN w:val="0"/>
        <w:adjustRightInd w:val="0"/>
        <w:jc w:val="left"/>
        <w:rPr>
          <w:ins w:id="72" w:author="l02107" w:date="2015-06-03T13:10:00Z"/>
          <w:rFonts w:ascii="Consolas" w:hAnsi="Consolas" w:cs="Consolas"/>
          <w:kern w:val="0"/>
          <w:sz w:val="20"/>
          <w:szCs w:val="20"/>
        </w:rPr>
      </w:pPr>
      <w:ins w:id="73" w:author="l02107" w:date="2015-06-03T13:11:00Z">
        <w:r w:rsidRPr="003A37DD">
          <w:rPr>
            <w:rFonts w:ascii="Consolas" w:hAnsi="Consolas" w:cs="Consolas" w:hint="eastAsia"/>
            <w:color w:val="000000"/>
            <w:kern w:val="0"/>
            <w:sz w:val="20"/>
            <w:szCs w:val="20"/>
          </w:rPr>
          <w:lastRenderedPageBreak/>
          <w:t xml:space="preserve">                </w:t>
        </w:r>
      </w:ins>
      <w:proofErr w:type="gramStart"/>
      <w:ins w:id="74" w:author="l02107" w:date="2015-06-03T13:10:00Z">
        <w:r w:rsidRPr="003A37DD">
          <w:rPr>
            <w:rFonts w:ascii="Consolas" w:hAnsi="Consolas" w:cs="Consolas"/>
            <w:b/>
            <w:bCs/>
            <w:color w:val="7F0055"/>
            <w:kern w:val="0"/>
            <w:sz w:val="20"/>
            <w:szCs w:val="20"/>
          </w:rPr>
          <w:t>return</w:t>
        </w:r>
        <w:proofErr w:type="gramEnd"/>
        <w:r w:rsidRPr="003A37DD">
          <w:rPr>
            <w:rFonts w:ascii="Consolas" w:hAnsi="Consolas" w:cs="Consolas"/>
            <w:color w:val="000000"/>
            <w:kern w:val="0"/>
            <w:sz w:val="20"/>
            <w:szCs w:val="20"/>
          </w:rPr>
          <w:t xml:space="preserve"> </w:t>
        </w:r>
        <w:r w:rsidRPr="003A37DD">
          <w:rPr>
            <w:rFonts w:ascii="Consolas" w:hAnsi="Consolas" w:cs="Consolas"/>
            <w:b/>
            <w:bCs/>
            <w:color w:val="7F0055"/>
            <w:kern w:val="0"/>
            <w:sz w:val="20"/>
            <w:szCs w:val="20"/>
          </w:rPr>
          <w:t>new</w:t>
        </w:r>
        <w:r w:rsidRPr="003A37DD">
          <w:rPr>
            <w:rFonts w:ascii="Consolas" w:hAnsi="Consolas" w:cs="Consolas"/>
            <w:color w:val="000000"/>
            <w:kern w:val="0"/>
            <w:sz w:val="20"/>
            <w:szCs w:val="20"/>
          </w:rPr>
          <w:t xml:space="preserve"> </w:t>
        </w:r>
        <w:proofErr w:type="spellStart"/>
        <w:r w:rsidRPr="003A37DD">
          <w:rPr>
            <w:rFonts w:ascii="Consolas" w:hAnsi="Consolas" w:cs="Consolas"/>
            <w:color w:val="000000"/>
            <w:kern w:val="0"/>
            <w:sz w:val="20"/>
            <w:szCs w:val="20"/>
          </w:rPr>
          <w:t>InputSource</w:t>
        </w:r>
        <w:proofErr w:type="spellEnd"/>
        <w:r w:rsidRPr="003A37DD">
          <w:rPr>
            <w:rFonts w:ascii="Consolas" w:hAnsi="Consolas" w:cs="Consolas"/>
            <w:color w:val="000000"/>
            <w:kern w:val="0"/>
            <w:sz w:val="20"/>
            <w:szCs w:val="20"/>
          </w:rPr>
          <w:t>(</w:t>
        </w:r>
        <w:r w:rsidRPr="003A37DD">
          <w:rPr>
            <w:rFonts w:ascii="Consolas" w:hAnsi="Consolas" w:cs="Consolas"/>
            <w:b/>
            <w:bCs/>
            <w:color w:val="7F0055"/>
            <w:kern w:val="0"/>
            <w:sz w:val="20"/>
            <w:szCs w:val="20"/>
          </w:rPr>
          <w:t>new</w:t>
        </w:r>
        <w:r w:rsidRPr="003A37DD">
          <w:rPr>
            <w:rFonts w:ascii="Consolas" w:hAnsi="Consolas" w:cs="Consolas"/>
            <w:color w:val="000000"/>
            <w:kern w:val="0"/>
            <w:sz w:val="20"/>
            <w:szCs w:val="20"/>
          </w:rPr>
          <w:t xml:space="preserve"> </w:t>
        </w:r>
        <w:proofErr w:type="spellStart"/>
        <w:r w:rsidRPr="003A37DD">
          <w:rPr>
            <w:rFonts w:ascii="Consolas" w:hAnsi="Consolas" w:cs="Consolas"/>
            <w:color w:val="000000"/>
            <w:kern w:val="0"/>
            <w:sz w:val="20"/>
            <w:szCs w:val="20"/>
          </w:rPr>
          <w:t>StringReader</w:t>
        </w:r>
        <w:proofErr w:type="spellEnd"/>
        <w:r w:rsidRPr="003A37DD">
          <w:rPr>
            <w:rFonts w:ascii="Consolas" w:hAnsi="Consolas" w:cs="Consolas"/>
            <w:color w:val="000000"/>
            <w:kern w:val="0"/>
            <w:sz w:val="20"/>
            <w:szCs w:val="20"/>
          </w:rPr>
          <w:t>(</w:t>
        </w:r>
        <w:r w:rsidRPr="003A37DD">
          <w:rPr>
            <w:rFonts w:ascii="Consolas" w:hAnsi="Consolas" w:cs="Consolas"/>
            <w:color w:val="2A00FF"/>
            <w:kern w:val="0"/>
            <w:sz w:val="20"/>
            <w:szCs w:val="20"/>
          </w:rPr>
          <w:t>""</w:t>
        </w:r>
        <w:r w:rsidRPr="003A37DD">
          <w:rPr>
            <w:rFonts w:ascii="Consolas" w:hAnsi="Consolas" w:cs="Consolas"/>
            <w:color w:val="000000"/>
            <w:kern w:val="0"/>
            <w:sz w:val="20"/>
            <w:szCs w:val="20"/>
          </w:rPr>
          <w:t>));</w:t>
        </w:r>
      </w:ins>
    </w:p>
    <w:p w:rsidR="007A199D" w:rsidRPr="003A37DD" w:rsidRDefault="007A199D" w:rsidP="00A7303F">
      <w:pPr>
        <w:autoSpaceDE w:val="0"/>
        <w:autoSpaceDN w:val="0"/>
        <w:adjustRightInd w:val="0"/>
        <w:jc w:val="left"/>
        <w:rPr>
          <w:ins w:id="75" w:author="l02107" w:date="2015-06-03T13:10:00Z"/>
          <w:rFonts w:ascii="Consolas" w:hAnsi="Consolas" w:cs="Consolas"/>
          <w:kern w:val="0"/>
          <w:sz w:val="20"/>
          <w:szCs w:val="20"/>
        </w:rPr>
      </w:pPr>
      <w:ins w:id="76" w:author="l02107" w:date="2015-06-03T13:11:00Z">
        <w:r w:rsidRPr="003A37DD">
          <w:rPr>
            <w:rFonts w:ascii="Consolas" w:hAnsi="Consolas" w:cs="Consolas" w:hint="eastAsia"/>
            <w:color w:val="000000"/>
            <w:kern w:val="0"/>
            <w:sz w:val="20"/>
            <w:szCs w:val="20"/>
          </w:rPr>
          <w:t xml:space="preserve">            </w:t>
        </w:r>
      </w:ins>
      <w:ins w:id="77" w:author="l02107" w:date="2015-06-03T13:10:00Z">
        <w:r w:rsidRPr="003A37DD">
          <w:rPr>
            <w:rFonts w:ascii="Consolas" w:hAnsi="Consolas" w:cs="Consolas"/>
            <w:color w:val="000000"/>
            <w:kern w:val="0"/>
            <w:sz w:val="20"/>
            <w:szCs w:val="20"/>
          </w:rPr>
          <w:t>}</w:t>
        </w:r>
      </w:ins>
    </w:p>
    <w:p w:rsidR="007A199D" w:rsidRPr="003A37DD" w:rsidRDefault="007A199D" w:rsidP="00A7303F">
      <w:pPr>
        <w:autoSpaceDE w:val="0"/>
        <w:autoSpaceDN w:val="0"/>
        <w:adjustRightInd w:val="0"/>
        <w:jc w:val="left"/>
        <w:rPr>
          <w:ins w:id="78" w:author="l02107" w:date="2015-06-03T13:10:00Z"/>
          <w:rFonts w:ascii="Consolas" w:hAnsi="Consolas" w:cs="Consolas"/>
          <w:kern w:val="0"/>
          <w:sz w:val="20"/>
          <w:szCs w:val="20"/>
        </w:rPr>
      </w:pPr>
      <w:ins w:id="79" w:author="l02107" w:date="2015-06-03T13:11:00Z">
        <w:r w:rsidRPr="003A37DD">
          <w:rPr>
            <w:rFonts w:ascii="Consolas" w:hAnsi="Consolas" w:cs="Consolas" w:hint="eastAsia"/>
            <w:color w:val="000000"/>
            <w:kern w:val="0"/>
            <w:sz w:val="20"/>
            <w:szCs w:val="20"/>
          </w:rPr>
          <w:t xml:space="preserve">            </w:t>
        </w:r>
      </w:ins>
      <w:proofErr w:type="gramStart"/>
      <w:ins w:id="80" w:author="l02107" w:date="2015-06-03T13:10:00Z">
        <w:r w:rsidRPr="003A37DD">
          <w:rPr>
            <w:rFonts w:ascii="Consolas" w:hAnsi="Consolas" w:cs="Consolas"/>
            <w:b/>
            <w:bCs/>
            <w:color w:val="7F0055"/>
            <w:kern w:val="0"/>
            <w:sz w:val="20"/>
            <w:szCs w:val="20"/>
          </w:rPr>
          <w:t>else</w:t>
        </w:r>
        <w:proofErr w:type="gramEnd"/>
        <w:r w:rsidRPr="003A37DD">
          <w:rPr>
            <w:rFonts w:ascii="Consolas" w:hAnsi="Consolas" w:cs="Consolas"/>
            <w:color w:val="000000"/>
            <w:kern w:val="0"/>
            <w:sz w:val="20"/>
            <w:szCs w:val="20"/>
          </w:rPr>
          <w:t xml:space="preserve"> {</w:t>
        </w:r>
      </w:ins>
    </w:p>
    <w:p w:rsidR="007A199D" w:rsidRPr="003A37DD" w:rsidRDefault="007A199D" w:rsidP="00A7303F">
      <w:pPr>
        <w:autoSpaceDE w:val="0"/>
        <w:autoSpaceDN w:val="0"/>
        <w:adjustRightInd w:val="0"/>
        <w:jc w:val="left"/>
        <w:rPr>
          <w:ins w:id="81" w:author="l02107" w:date="2015-06-03T13:10:00Z"/>
          <w:rFonts w:ascii="Consolas" w:hAnsi="Consolas" w:cs="Consolas"/>
          <w:kern w:val="0"/>
          <w:sz w:val="20"/>
          <w:szCs w:val="20"/>
        </w:rPr>
      </w:pPr>
      <w:ins w:id="82" w:author="l02107" w:date="2015-06-03T13:11:00Z">
        <w:r w:rsidRPr="003A37DD">
          <w:rPr>
            <w:rFonts w:ascii="Consolas" w:hAnsi="Consolas" w:cs="Consolas" w:hint="eastAsia"/>
            <w:color w:val="000000"/>
            <w:kern w:val="0"/>
            <w:sz w:val="20"/>
            <w:szCs w:val="20"/>
          </w:rPr>
          <w:t xml:space="preserve">                </w:t>
        </w:r>
      </w:ins>
      <w:proofErr w:type="gramStart"/>
      <w:ins w:id="83" w:author="l02107" w:date="2015-06-03T13:10:00Z">
        <w:r w:rsidRPr="003A37DD">
          <w:rPr>
            <w:rFonts w:ascii="Consolas" w:hAnsi="Consolas" w:cs="Consolas"/>
            <w:b/>
            <w:bCs/>
            <w:color w:val="7F0055"/>
            <w:kern w:val="0"/>
            <w:sz w:val="20"/>
            <w:szCs w:val="20"/>
          </w:rPr>
          <w:t>return</w:t>
        </w:r>
        <w:proofErr w:type="gramEnd"/>
        <w:r w:rsidRPr="003A37DD">
          <w:rPr>
            <w:rFonts w:ascii="Consolas" w:hAnsi="Consolas" w:cs="Consolas"/>
            <w:color w:val="000000"/>
            <w:kern w:val="0"/>
            <w:sz w:val="20"/>
            <w:szCs w:val="20"/>
          </w:rPr>
          <w:t xml:space="preserve"> </w:t>
        </w:r>
        <w:r w:rsidRPr="003A37DD">
          <w:rPr>
            <w:rFonts w:ascii="Consolas" w:hAnsi="Consolas" w:cs="Consolas"/>
            <w:b/>
            <w:bCs/>
            <w:color w:val="7F0055"/>
            <w:kern w:val="0"/>
            <w:sz w:val="20"/>
            <w:szCs w:val="20"/>
          </w:rPr>
          <w:t>null</w:t>
        </w:r>
        <w:r w:rsidRPr="003A37DD">
          <w:rPr>
            <w:rFonts w:ascii="Consolas" w:hAnsi="Consolas" w:cs="Consolas"/>
            <w:color w:val="000000"/>
            <w:kern w:val="0"/>
            <w:sz w:val="20"/>
            <w:szCs w:val="20"/>
          </w:rPr>
          <w:t>;</w:t>
        </w:r>
      </w:ins>
    </w:p>
    <w:p w:rsidR="007A199D" w:rsidRPr="003A37DD" w:rsidRDefault="007A199D" w:rsidP="00A7303F">
      <w:pPr>
        <w:autoSpaceDE w:val="0"/>
        <w:autoSpaceDN w:val="0"/>
        <w:adjustRightInd w:val="0"/>
        <w:jc w:val="left"/>
        <w:rPr>
          <w:ins w:id="84" w:author="l02107" w:date="2015-06-03T13:10:00Z"/>
          <w:rFonts w:ascii="Consolas" w:hAnsi="Consolas" w:cs="Consolas"/>
          <w:kern w:val="0"/>
          <w:sz w:val="20"/>
          <w:szCs w:val="20"/>
        </w:rPr>
      </w:pPr>
      <w:ins w:id="85" w:author="l02107" w:date="2015-06-03T13:11:00Z">
        <w:r w:rsidRPr="003A37DD">
          <w:rPr>
            <w:rFonts w:ascii="Consolas" w:hAnsi="Consolas" w:cs="Consolas" w:hint="eastAsia"/>
            <w:color w:val="000000"/>
            <w:kern w:val="0"/>
            <w:sz w:val="20"/>
            <w:szCs w:val="20"/>
          </w:rPr>
          <w:t xml:space="preserve">            </w:t>
        </w:r>
      </w:ins>
      <w:ins w:id="86" w:author="l02107" w:date="2015-06-03T13:10:00Z">
        <w:r w:rsidRPr="003A37DD">
          <w:rPr>
            <w:rFonts w:ascii="Consolas" w:hAnsi="Consolas" w:cs="Consolas"/>
            <w:color w:val="000000"/>
            <w:kern w:val="0"/>
            <w:sz w:val="20"/>
            <w:szCs w:val="20"/>
          </w:rPr>
          <w:t>}</w:t>
        </w:r>
      </w:ins>
    </w:p>
    <w:p w:rsidR="007A199D" w:rsidRPr="003A37DD" w:rsidRDefault="007A199D" w:rsidP="00A7303F">
      <w:pPr>
        <w:autoSpaceDE w:val="0"/>
        <w:autoSpaceDN w:val="0"/>
        <w:adjustRightInd w:val="0"/>
        <w:jc w:val="left"/>
        <w:rPr>
          <w:ins w:id="87" w:author="l02107" w:date="2015-06-03T13:10:00Z"/>
          <w:rFonts w:ascii="Consolas" w:hAnsi="Consolas" w:cs="Consolas"/>
          <w:kern w:val="0"/>
          <w:sz w:val="20"/>
          <w:szCs w:val="20"/>
        </w:rPr>
      </w:pPr>
      <w:ins w:id="88" w:author="l02107" w:date="2015-06-03T13:11:00Z">
        <w:r w:rsidRPr="003A37DD">
          <w:rPr>
            <w:rFonts w:ascii="Consolas" w:hAnsi="Consolas" w:cs="Consolas" w:hint="eastAsia"/>
            <w:color w:val="000000"/>
            <w:kern w:val="0"/>
            <w:sz w:val="20"/>
            <w:szCs w:val="20"/>
          </w:rPr>
          <w:t xml:space="preserve">        </w:t>
        </w:r>
      </w:ins>
      <w:ins w:id="89" w:author="l02107" w:date="2015-06-03T13:10:00Z">
        <w:r w:rsidRPr="003A37DD">
          <w:rPr>
            <w:rFonts w:ascii="Consolas" w:hAnsi="Consolas" w:cs="Consolas"/>
            <w:color w:val="000000"/>
            <w:kern w:val="0"/>
            <w:sz w:val="20"/>
            <w:szCs w:val="20"/>
          </w:rPr>
          <w:t>}</w:t>
        </w:r>
      </w:ins>
    </w:p>
    <w:p w:rsidR="007A199D" w:rsidRPr="003A37DD" w:rsidRDefault="007A199D" w:rsidP="00A7303F">
      <w:pPr>
        <w:autoSpaceDE w:val="0"/>
        <w:autoSpaceDN w:val="0"/>
        <w:adjustRightInd w:val="0"/>
        <w:jc w:val="left"/>
        <w:rPr>
          <w:ins w:id="90" w:author="l02107" w:date="2015-06-03T13:10:00Z"/>
          <w:rFonts w:ascii="Consolas" w:hAnsi="Consolas" w:cs="Consolas"/>
          <w:kern w:val="0"/>
          <w:sz w:val="20"/>
          <w:szCs w:val="20"/>
        </w:rPr>
      </w:pPr>
      <w:ins w:id="91" w:author="l02107" w:date="2015-06-03T13:11:00Z">
        <w:r w:rsidRPr="003A37DD">
          <w:rPr>
            <w:rFonts w:ascii="Consolas" w:hAnsi="Consolas" w:cs="Consolas" w:hint="eastAsia"/>
            <w:color w:val="000000"/>
            <w:kern w:val="0"/>
            <w:sz w:val="20"/>
            <w:szCs w:val="20"/>
          </w:rPr>
          <w:t xml:space="preserve">    </w:t>
        </w:r>
      </w:ins>
      <w:ins w:id="92" w:author="l02107" w:date="2015-06-03T13:10:00Z">
        <w:r w:rsidRPr="003A37DD">
          <w:rPr>
            <w:rFonts w:ascii="Consolas" w:hAnsi="Consolas" w:cs="Consolas"/>
            <w:color w:val="000000"/>
            <w:kern w:val="0"/>
            <w:sz w:val="20"/>
            <w:szCs w:val="20"/>
          </w:rPr>
          <w:t>});</w:t>
        </w:r>
      </w:ins>
    </w:p>
    <w:p w:rsidR="007A199D" w:rsidRPr="003A37DD" w:rsidRDefault="007A199D" w:rsidP="00A7303F">
      <w:pPr>
        <w:autoSpaceDE w:val="0"/>
        <w:autoSpaceDN w:val="0"/>
        <w:adjustRightInd w:val="0"/>
        <w:jc w:val="left"/>
        <w:rPr>
          <w:ins w:id="93" w:author="l02107" w:date="2015-06-03T13:10:00Z"/>
          <w:rFonts w:ascii="Consolas" w:hAnsi="Consolas" w:cs="Consolas"/>
          <w:kern w:val="0"/>
          <w:sz w:val="20"/>
          <w:szCs w:val="20"/>
        </w:rPr>
      </w:pPr>
    </w:p>
    <w:p w:rsidR="007A199D" w:rsidRPr="003A37DD" w:rsidRDefault="007A199D" w:rsidP="00A7303F">
      <w:pPr>
        <w:autoSpaceDE w:val="0"/>
        <w:autoSpaceDN w:val="0"/>
        <w:adjustRightInd w:val="0"/>
        <w:jc w:val="left"/>
        <w:rPr>
          <w:ins w:id="94" w:author="l02107" w:date="2015-06-03T13:10:00Z"/>
          <w:rFonts w:ascii="Consolas" w:hAnsi="Consolas" w:cs="Consolas"/>
          <w:kern w:val="0"/>
          <w:sz w:val="20"/>
          <w:szCs w:val="20"/>
        </w:rPr>
      </w:pPr>
      <w:ins w:id="95" w:author="l02107" w:date="2015-06-03T13:11:00Z">
        <w:r w:rsidRPr="003A37DD">
          <w:rPr>
            <w:rFonts w:ascii="Consolas" w:hAnsi="Consolas" w:cs="Consolas" w:hint="eastAsia"/>
            <w:color w:val="000000"/>
            <w:kern w:val="0"/>
            <w:sz w:val="20"/>
            <w:szCs w:val="20"/>
          </w:rPr>
          <w:t xml:space="preserve">    </w:t>
        </w:r>
      </w:ins>
      <w:proofErr w:type="gramStart"/>
      <w:ins w:id="96" w:author="l02107" w:date="2015-06-03T13:10:00Z">
        <w:r w:rsidRPr="003A37DD">
          <w:rPr>
            <w:rFonts w:ascii="Consolas" w:hAnsi="Consolas" w:cs="Consolas"/>
            <w:color w:val="0000C0"/>
            <w:kern w:val="0"/>
            <w:sz w:val="20"/>
            <w:szCs w:val="20"/>
          </w:rPr>
          <w:t>doc</w:t>
        </w:r>
        <w:proofErr w:type="gramEnd"/>
        <w:r w:rsidRPr="003A37DD">
          <w:rPr>
            <w:rFonts w:ascii="Consolas" w:hAnsi="Consolas" w:cs="Consolas"/>
            <w:color w:val="000000"/>
            <w:kern w:val="0"/>
            <w:sz w:val="20"/>
            <w:szCs w:val="20"/>
          </w:rPr>
          <w:t xml:space="preserve"> = </w:t>
        </w:r>
        <w:proofErr w:type="spellStart"/>
        <w:r w:rsidRPr="003A37DD">
          <w:rPr>
            <w:rFonts w:ascii="Consolas" w:hAnsi="Consolas" w:cs="Consolas"/>
            <w:color w:val="000000"/>
            <w:kern w:val="0"/>
            <w:sz w:val="20"/>
            <w:szCs w:val="20"/>
          </w:rPr>
          <w:t>db.parse</w:t>
        </w:r>
        <w:proofErr w:type="spellEnd"/>
        <w:r w:rsidRPr="003A37DD">
          <w:rPr>
            <w:rFonts w:ascii="Consolas" w:hAnsi="Consolas" w:cs="Consolas"/>
            <w:color w:val="000000"/>
            <w:kern w:val="0"/>
            <w:sz w:val="20"/>
            <w:szCs w:val="20"/>
          </w:rPr>
          <w:t>(</w:t>
        </w:r>
        <w:r w:rsidRPr="003A37DD">
          <w:rPr>
            <w:rFonts w:ascii="Consolas" w:hAnsi="Consolas" w:cs="Consolas"/>
            <w:b/>
            <w:bCs/>
            <w:color w:val="7F0055"/>
            <w:kern w:val="0"/>
            <w:sz w:val="20"/>
            <w:szCs w:val="20"/>
          </w:rPr>
          <w:t>new</w:t>
        </w:r>
        <w:r w:rsidRPr="003A37DD">
          <w:rPr>
            <w:rFonts w:ascii="Consolas" w:hAnsi="Consolas" w:cs="Consolas"/>
            <w:color w:val="000000"/>
            <w:kern w:val="0"/>
            <w:sz w:val="20"/>
            <w:szCs w:val="20"/>
          </w:rPr>
          <w:t xml:space="preserve"> File(filename));</w:t>
        </w:r>
      </w:ins>
    </w:p>
    <w:p w:rsidR="007A199D" w:rsidRPr="003A37DD" w:rsidRDefault="007A199D" w:rsidP="00A7303F">
      <w:pPr>
        <w:autoSpaceDE w:val="0"/>
        <w:autoSpaceDN w:val="0"/>
        <w:adjustRightInd w:val="0"/>
        <w:jc w:val="left"/>
        <w:rPr>
          <w:ins w:id="97" w:author="l02107" w:date="2015-06-03T13:10:00Z"/>
          <w:rFonts w:ascii="Consolas" w:hAnsi="Consolas" w:cs="Consolas"/>
          <w:kern w:val="0"/>
          <w:sz w:val="20"/>
          <w:szCs w:val="20"/>
        </w:rPr>
      </w:pPr>
      <w:ins w:id="98" w:author="l02107" w:date="2015-06-03T13:11:00Z">
        <w:r w:rsidRPr="003A37DD">
          <w:rPr>
            <w:rFonts w:ascii="Consolas" w:hAnsi="Consolas" w:cs="Consolas" w:hint="eastAsia"/>
            <w:color w:val="000000"/>
            <w:kern w:val="0"/>
            <w:sz w:val="20"/>
            <w:szCs w:val="20"/>
          </w:rPr>
          <w:t xml:space="preserve">    </w:t>
        </w:r>
      </w:ins>
      <w:proofErr w:type="spellStart"/>
      <w:proofErr w:type="gramStart"/>
      <w:ins w:id="99" w:author="l02107" w:date="2015-06-03T13:10:00Z">
        <w:r w:rsidRPr="003A37DD">
          <w:rPr>
            <w:rFonts w:ascii="Consolas" w:hAnsi="Consolas" w:cs="Consolas"/>
            <w:color w:val="0000C0"/>
            <w:kern w:val="0"/>
            <w:sz w:val="20"/>
            <w:szCs w:val="20"/>
          </w:rPr>
          <w:t>nodeMap</w:t>
        </w:r>
        <w:r w:rsidRPr="003A37DD">
          <w:rPr>
            <w:rFonts w:ascii="Consolas" w:hAnsi="Consolas" w:cs="Consolas"/>
            <w:color w:val="000000"/>
            <w:kern w:val="0"/>
            <w:sz w:val="20"/>
            <w:szCs w:val="20"/>
          </w:rPr>
          <w:t>.clear</w:t>
        </w:r>
        <w:proofErr w:type="spellEnd"/>
        <w:r w:rsidRPr="003A37DD">
          <w:rPr>
            <w:rFonts w:ascii="Consolas" w:hAnsi="Consolas" w:cs="Consolas"/>
            <w:color w:val="000000"/>
            <w:kern w:val="0"/>
            <w:sz w:val="20"/>
            <w:szCs w:val="20"/>
          </w:rPr>
          <w:t>(</w:t>
        </w:r>
        <w:proofErr w:type="gramEnd"/>
        <w:r w:rsidRPr="003A37DD">
          <w:rPr>
            <w:rFonts w:ascii="Consolas" w:hAnsi="Consolas" w:cs="Consolas"/>
            <w:color w:val="000000"/>
            <w:kern w:val="0"/>
            <w:sz w:val="20"/>
            <w:szCs w:val="20"/>
          </w:rPr>
          <w:t>);</w:t>
        </w:r>
      </w:ins>
    </w:p>
    <w:p w:rsidR="007A199D" w:rsidRPr="003A37DD" w:rsidRDefault="007A199D" w:rsidP="00A7303F">
      <w:pPr>
        <w:autoSpaceDE w:val="0"/>
        <w:autoSpaceDN w:val="0"/>
        <w:adjustRightInd w:val="0"/>
        <w:jc w:val="left"/>
        <w:rPr>
          <w:ins w:id="100" w:author="l02107" w:date="2015-06-03T13:10:00Z"/>
          <w:rFonts w:ascii="Consolas" w:hAnsi="Consolas" w:cs="Consolas"/>
          <w:kern w:val="0"/>
          <w:sz w:val="20"/>
          <w:szCs w:val="20"/>
        </w:rPr>
      </w:pPr>
      <w:ins w:id="101" w:author="l02107" w:date="2015-06-03T13:11:00Z">
        <w:r w:rsidRPr="003A37DD">
          <w:rPr>
            <w:rFonts w:ascii="Consolas" w:hAnsi="Consolas" w:cs="Consolas" w:hint="eastAsia"/>
            <w:color w:val="000000"/>
            <w:kern w:val="0"/>
            <w:sz w:val="20"/>
            <w:szCs w:val="20"/>
          </w:rPr>
          <w:t xml:space="preserve">    </w:t>
        </w:r>
      </w:ins>
      <w:proofErr w:type="spellStart"/>
      <w:proofErr w:type="gramStart"/>
      <w:ins w:id="102" w:author="l02107" w:date="2015-06-03T13:10:00Z">
        <w:r w:rsidRPr="003A37DD">
          <w:rPr>
            <w:rFonts w:ascii="Consolas" w:hAnsi="Consolas" w:cs="Consolas"/>
            <w:color w:val="0000C0"/>
            <w:kern w:val="0"/>
            <w:sz w:val="20"/>
            <w:szCs w:val="20"/>
          </w:rPr>
          <w:t>rootNode</w:t>
        </w:r>
        <w:proofErr w:type="spellEnd"/>
        <w:proofErr w:type="gramEnd"/>
        <w:r w:rsidRPr="003A37DD">
          <w:rPr>
            <w:rFonts w:ascii="Consolas" w:hAnsi="Consolas" w:cs="Consolas"/>
            <w:color w:val="000000"/>
            <w:kern w:val="0"/>
            <w:sz w:val="20"/>
            <w:szCs w:val="20"/>
          </w:rPr>
          <w:t xml:space="preserve"> = </w:t>
        </w:r>
        <w:r w:rsidRPr="003A37DD">
          <w:rPr>
            <w:rFonts w:ascii="Consolas" w:hAnsi="Consolas" w:cs="Consolas"/>
            <w:b/>
            <w:bCs/>
            <w:color w:val="7F0055"/>
            <w:kern w:val="0"/>
            <w:sz w:val="20"/>
            <w:szCs w:val="20"/>
          </w:rPr>
          <w:t>null</w:t>
        </w:r>
        <w:r w:rsidRPr="003A37DD">
          <w:rPr>
            <w:rFonts w:ascii="Consolas" w:hAnsi="Consolas" w:cs="Consolas"/>
            <w:color w:val="000000"/>
            <w:kern w:val="0"/>
            <w:sz w:val="20"/>
            <w:szCs w:val="20"/>
          </w:rPr>
          <w:t>;</w:t>
        </w:r>
      </w:ins>
    </w:p>
    <w:p w:rsidR="007A199D" w:rsidRPr="003A37DD" w:rsidRDefault="007A199D" w:rsidP="007A199D">
      <w:pPr>
        <w:rPr>
          <w:ins w:id="103" w:author="l02107" w:date="2015-06-03T13:05:00Z"/>
          <w:rFonts w:ascii="Times New Roman" w:hAnsi="Times New Roman" w:cs="Times New Roman" w:hint="eastAsia"/>
          <w:sz w:val="20"/>
          <w:szCs w:val="20"/>
        </w:rPr>
      </w:pPr>
      <w:ins w:id="104" w:author="l02107" w:date="2015-06-03T13:10:00Z">
        <w:r w:rsidRPr="003A37DD">
          <w:rPr>
            <w:rFonts w:ascii="Consolas" w:hAnsi="Consolas" w:cs="Consolas"/>
            <w:color w:val="000000"/>
            <w:kern w:val="0"/>
            <w:sz w:val="20"/>
            <w:szCs w:val="20"/>
          </w:rPr>
          <w:t>}</w:t>
        </w:r>
      </w:ins>
    </w:p>
    <w:p w:rsidR="007A199D" w:rsidRPr="007A199D" w:rsidRDefault="007A199D" w:rsidP="00691F65">
      <w:pPr>
        <w:pStyle w:val="a3"/>
        <w:spacing w:line="360" w:lineRule="auto"/>
        <w:ind w:left="840" w:firstLineChars="0" w:firstLine="0"/>
        <w:rPr>
          <w:ins w:id="105" w:author="l02107" w:date="2015-06-03T13:05:00Z"/>
          <w:rFonts w:ascii="Times New Roman" w:hAnsi="Times New Roman" w:cs="Times New Roman" w:hint="eastAsia"/>
          <w:sz w:val="10"/>
          <w:szCs w:val="10"/>
        </w:rPr>
      </w:pPr>
    </w:p>
    <w:p w:rsidR="00A7303F" w:rsidRDefault="00A7303F" w:rsidP="00A7303F">
      <w:pPr>
        <w:pStyle w:val="a3"/>
        <w:spacing w:line="360" w:lineRule="auto"/>
        <w:ind w:left="840" w:firstLineChars="0" w:firstLine="0"/>
        <w:rPr>
          <w:ins w:id="106" w:author="l02107" w:date="2015-06-03T13:12:00Z"/>
          <w:rFonts w:ascii="Times New Roman" w:hAnsi="Times New Roman" w:cs="Times New Roman" w:hint="eastAsia"/>
          <w:sz w:val="24"/>
          <w:szCs w:val="24"/>
        </w:rPr>
      </w:pPr>
      <w:ins w:id="107" w:author="l02107" w:date="2015-06-03T13:12:00Z">
        <w:r>
          <w:rPr>
            <w:rFonts w:ascii="Times New Roman" w:hAnsi="Times New Roman" w:cs="Times New Roman" w:hint="eastAsia"/>
            <w:sz w:val="24"/>
            <w:szCs w:val="24"/>
          </w:rPr>
          <w:t>XML</w:t>
        </w:r>
        <w:r>
          <w:rPr>
            <w:rFonts w:ascii="Times New Roman" w:hAnsi="Times New Roman" w:cs="Times New Roman" w:hint="eastAsia"/>
            <w:sz w:val="24"/>
            <w:szCs w:val="24"/>
          </w:rPr>
          <w:t>文件</w:t>
        </w:r>
        <w:r>
          <w:rPr>
            <w:rFonts w:ascii="Times New Roman" w:hAnsi="Times New Roman" w:cs="Times New Roman" w:hint="eastAsia"/>
            <w:sz w:val="24"/>
            <w:szCs w:val="24"/>
          </w:rPr>
          <w:t>保存</w:t>
        </w:r>
        <w:r>
          <w:rPr>
            <w:rFonts w:ascii="Times New Roman" w:hAnsi="Times New Roman" w:cs="Times New Roman" w:hint="eastAsia"/>
            <w:sz w:val="24"/>
            <w:szCs w:val="24"/>
          </w:rPr>
          <w:t>代码：</w:t>
        </w:r>
      </w:ins>
    </w:p>
    <w:p w:rsidR="00A7303F" w:rsidRPr="003A37DD" w:rsidRDefault="00A7303F" w:rsidP="00A7303F">
      <w:pPr>
        <w:autoSpaceDE w:val="0"/>
        <w:autoSpaceDN w:val="0"/>
        <w:adjustRightInd w:val="0"/>
        <w:jc w:val="left"/>
        <w:rPr>
          <w:ins w:id="108" w:author="l02107" w:date="2015-06-03T13:12:00Z"/>
          <w:rFonts w:ascii="Consolas" w:hAnsi="Consolas" w:cs="Consolas"/>
          <w:kern w:val="0"/>
          <w:sz w:val="16"/>
          <w:szCs w:val="16"/>
        </w:rPr>
      </w:pPr>
      <w:proofErr w:type="gramStart"/>
      <w:ins w:id="109" w:author="l02107" w:date="2015-06-03T13:12:00Z">
        <w:r w:rsidRPr="003A37DD">
          <w:rPr>
            <w:rFonts w:ascii="Consolas" w:hAnsi="Consolas" w:cs="Consolas"/>
            <w:b/>
            <w:bCs/>
            <w:color w:val="7F0055"/>
            <w:kern w:val="0"/>
            <w:sz w:val="16"/>
            <w:szCs w:val="16"/>
          </w:rPr>
          <w:t>public</w:t>
        </w:r>
        <w:proofErr w:type="gramEnd"/>
        <w:r w:rsidRPr="003A37DD">
          <w:rPr>
            <w:rFonts w:ascii="Consolas" w:hAnsi="Consolas" w:cs="Consolas"/>
            <w:color w:val="000000"/>
            <w:kern w:val="0"/>
            <w:sz w:val="16"/>
            <w:szCs w:val="16"/>
          </w:rPr>
          <w:t xml:space="preserve"> </w:t>
        </w:r>
        <w:r w:rsidRPr="003A37DD">
          <w:rPr>
            <w:rFonts w:ascii="Consolas" w:hAnsi="Consolas" w:cs="Consolas"/>
            <w:b/>
            <w:bCs/>
            <w:color w:val="7F0055"/>
            <w:kern w:val="0"/>
            <w:sz w:val="16"/>
            <w:szCs w:val="16"/>
          </w:rPr>
          <w:t>void</w:t>
        </w:r>
        <w:r w:rsidRPr="003A37DD">
          <w:rPr>
            <w:rFonts w:ascii="Consolas" w:hAnsi="Consolas" w:cs="Consolas"/>
            <w:color w:val="000000"/>
            <w:kern w:val="0"/>
            <w:sz w:val="16"/>
            <w:szCs w:val="16"/>
          </w:rPr>
          <w:t xml:space="preserve"> save(String </w:t>
        </w:r>
        <w:proofErr w:type="spellStart"/>
        <w:r w:rsidRPr="003A37DD">
          <w:rPr>
            <w:rFonts w:ascii="Consolas" w:hAnsi="Consolas" w:cs="Consolas"/>
            <w:color w:val="000000"/>
            <w:kern w:val="0"/>
            <w:sz w:val="16"/>
            <w:szCs w:val="16"/>
          </w:rPr>
          <w:t>newfilename</w:t>
        </w:r>
        <w:proofErr w:type="spellEnd"/>
        <w:r w:rsidRPr="003A37DD">
          <w:rPr>
            <w:rFonts w:ascii="Consolas" w:hAnsi="Consolas" w:cs="Consolas"/>
            <w:color w:val="000000"/>
            <w:kern w:val="0"/>
            <w:sz w:val="16"/>
            <w:szCs w:val="16"/>
          </w:rPr>
          <w:t>) {</w:t>
        </w:r>
      </w:ins>
    </w:p>
    <w:p w:rsidR="00A7303F" w:rsidRPr="003A37DD" w:rsidRDefault="004B32B6" w:rsidP="00A7303F">
      <w:pPr>
        <w:autoSpaceDE w:val="0"/>
        <w:autoSpaceDN w:val="0"/>
        <w:adjustRightInd w:val="0"/>
        <w:jc w:val="left"/>
        <w:rPr>
          <w:ins w:id="110" w:author="l02107" w:date="2015-06-03T13:12:00Z"/>
          <w:rFonts w:ascii="Consolas" w:hAnsi="Consolas" w:cs="Consolas"/>
          <w:kern w:val="0"/>
          <w:sz w:val="16"/>
          <w:szCs w:val="16"/>
        </w:rPr>
      </w:pPr>
      <w:ins w:id="111" w:author="l02107" w:date="2015-06-03T13:14:00Z">
        <w:r w:rsidRPr="003A37DD">
          <w:rPr>
            <w:rFonts w:ascii="Consolas" w:hAnsi="Consolas" w:cs="Consolas" w:hint="eastAsia"/>
            <w:color w:val="000000"/>
            <w:kern w:val="0"/>
            <w:sz w:val="20"/>
            <w:szCs w:val="20"/>
          </w:rPr>
          <w:t xml:space="preserve">    </w:t>
        </w:r>
      </w:ins>
      <w:proofErr w:type="spellStart"/>
      <w:ins w:id="112" w:author="l02107" w:date="2015-06-03T13:12:00Z">
        <w:r w:rsidR="00A7303F" w:rsidRPr="003A37DD">
          <w:rPr>
            <w:rFonts w:ascii="Consolas" w:hAnsi="Consolas" w:cs="Consolas"/>
            <w:color w:val="000000"/>
            <w:kern w:val="0"/>
            <w:sz w:val="16"/>
            <w:szCs w:val="16"/>
          </w:rPr>
          <w:t>FileOutputStream</w:t>
        </w:r>
        <w:proofErr w:type="spellEnd"/>
        <w:r w:rsidR="00A7303F" w:rsidRPr="003A37DD">
          <w:rPr>
            <w:rFonts w:ascii="Consolas" w:hAnsi="Consolas" w:cs="Consolas"/>
            <w:color w:val="000000"/>
            <w:kern w:val="0"/>
            <w:sz w:val="16"/>
            <w:szCs w:val="16"/>
          </w:rPr>
          <w:t xml:space="preserve"> </w:t>
        </w:r>
        <w:proofErr w:type="spellStart"/>
        <w:r w:rsidR="00A7303F" w:rsidRPr="003A37DD">
          <w:rPr>
            <w:rFonts w:ascii="Consolas" w:hAnsi="Consolas" w:cs="Consolas"/>
            <w:color w:val="000000"/>
            <w:kern w:val="0"/>
            <w:sz w:val="16"/>
            <w:szCs w:val="16"/>
          </w:rPr>
          <w:t>fos</w:t>
        </w:r>
        <w:proofErr w:type="spellEnd"/>
        <w:r w:rsidR="00A7303F" w:rsidRPr="003A37DD">
          <w:rPr>
            <w:rFonts w:ascii="Consolas" w:hAnsi="Consolas" w:cs="Consolas"/>
            <w:color w:val="000000"/>
            <w:kern w:val="0"/>
            <w:sz w:val="16"/>
            <w:szCs w:val="16"/>
          </w:rPr>
          <w:t xml:space="preserve"> = </w:t>
        </w:r>
        <w:r w:rsidR="00A7303F" w:rsidRPr="003A37DD">
          <w:rPr>
            <w:rFonts w:ascii="Consolas" w:hAnsi="Consolas" w:cs="Consolas"/>
            <w:b/>
            <w:bCs/>
            <w:color w:val="7F0055"/>
            <w:kern w:val="0"/>
            <w:sz w:val="16"/>
            <w:szCs w:val="16"/>
          </w:rPr>
          <w:t>new</w:t>
        </w:r>
        <w:r w:rsidR="00A7303F" w:rsidRPr="003A37DD">
          <w:rPr>
            <w:rFonts w:ascii="Consolas" w:hAnsi="Consolas" w:cs="Consolas"/>
            <w:color w:val="000000"/>
            <w:kern w:val="0"/>
            <w:sz w:val="16"/>
            <w:szCs w:val="16"/>
          </w:rPr>
          <w:t xml:space="preserve"> </w:t>
        </w:r>
        <w:proofErr w:type="spellStart"/>
        <w:proofErr w:type="gramStart"/>
        <w:r w:rsidR="00A7303F" w:rsidRPr="003A37DD">
          <w:rPr>
            <w:rFonts w:ascii="Consolas" w:hAnsi="Consolas" w:cs="Consolas"/>
            <w:color w:val="000000"/>
            <w:kern w:val="0"/>
            <w:sz w:val="16"/>
            <w:szCs w:val="16"/>
          </w:rPr>
          <w:t>FileOutputStream</w:t>
        </w:r>
        <w:proofErr w:type="spellEnd"/>
        <w:r w:rsidR="00A7303F" w:rsidRPr="003A37DD">
          <w:rPr>
            <w:rFonts w:ascii="Consolas" w:hAnsi="Consolas" w:cs="Consolas"/>
            <w:color w:val="000000"/>
            <w:kern w:val="0"/>
            <w:sz w:val="16"/>
            <w:szCs w:val="16"/>
          </w:rPr>
          <w:t>(</w:t>
        </w:r>
        <w:proofErr w:type="gramEnd"/>
        <w:r w:rsidR="00A7303F" w:rsidRPr="003A37DD">
          <w:rPr>
            <w:rFonts w:ascii="Consolas" w:hAnsi="Consolas" w:cs="Consolas"/>
            <w:b/>
            <w:bCs/>
            <w:color w:val="7F0055"/>
            <w:kern w:val="0"/>
            <w:sz w:val="16"/>
            <w:szCs w:val="16"/>
          </w:rPr>
          <w:t>new</w:t>
        </w:r>
        <w:r w:rsidR="00A7303F" w:rsidRPr="003A37DD">
          <w:rPr>
            <w:rFonts w:ascii="Consolas" w:hAnsi="Consolas" w:cs="Consolas"/>
            <w:color w:val="000000"/>
            <w:kern w:val="0"/>
            <w:sz w:val="16"/>
            <w:szCs w:val="16"/>
          </w:rPr>
          <w:t xml:space="preserve"> File(</w:t>
        </w:r>
        <w:proofErr w:type="spellStart"/>
        <w:r w:rsidR="00A7303F" w:rsidRPr="003A37DD">
          <w:rPr>
            <w:rFonts w:ascii="Consolas" w:hAnsi="Consolas" w:cs="Consolas"/>
            <w:color w:val="000000"/>
            <w:kern w:val="0"/>
            <w:sz w:val="16"/>
            <w:szCs w:val="16"/>
          </w:rPr>
          <w:t>newfilename</w:t>
        </w:r>
        <w:proofErr w:type="spellEnd"/>
        <w:r w:rsidR="00A7303F" w:rsidRPr="003A37DD">
          <w:rPr>
            <w:rFonts w:ascii="Consolas" w:hAnsi="Consolas" w:cs="Consolas"/>
            <w:color w:val="000000"/>
            <w:kern w:val="0"/>
            <w:sz w:val="16"/>
            <w:szCs w:val="16"/>
          </w:rPr>
          <w:t>));</w:t>
        </w:r>
      </w:ins>
    </w:p>
    <w:p w:rsidR="00A7303F" w:rsidRPr="003A37DD" w:rsidRDefault="004B32B6" w:rsidP="00A7303F">
      <w:pPr>
        <w:autoSpaceDE w:val="0"/>
        <w:autoSpaceDN w:val="0"/>
        <w:adjustRightInd w:val="0"/>
        <w:jc w:val="left"/>
        <w:rPr>
          <w:ins w:id="113" w:author="l02107" w:date="2015-06-03T13:12:00Z"/>
          <w:rFonts w:ascii="Consolas" w:hAnsi="Consolas" w:cs="Consolas"/>
          <w:kern w:val="0"/>
          <w:sz w:val="16"/>
          <w:szCs w:val="16"/>
        </w:rPr>
      </w:pPr>
      <w:ins w:id="114" w:author="l02107" w:date="2015-06-03T13:14:00Z">
        <w:r w:rsidRPr="003A37DD">
          <w:rPr>
            <w:rFonts w:ascii="Consolas" w:hAnsi="Consolas" w:cs="Consolas" w:hint="eastAsia"/>
            <w:color w:val="000000"/>
            <w:kern w:val="0"/>
            <w:sz w:val="20"/>
            <w:szCs w:val="20"/>
          </w:rPr>
          <w:t xml:space="preserve">    </w:t>
        </w:r>
      </w:ins>
      <w:proofErr w:type="gramStart"/>
      <w:ins w:id="115" w:author="l02107" w:date="2015-06-03T13:12:00Z">
        <w:r w:rsidR="00A7303F" w:rsidRPr="003A37DD">
          <w:rPr>
            <w:rFonts w:ascii="Consolas" w:hAnsi="Consolas" w:cs="Consolas"/>
            <w:b/>
            <w:bCs/>
            <w:color w:val="7F0055"/>
            <w:kern w:val="0"/>
            <w:sz w:val="16"/>
            <w:szCs w:val="16"/>
          </w:rPr>
          <w:t>try</w:t>
        </w:r>
        <w:proofErr w:type="gramEnd"/>
        <w:r w:rsidR="00A7303F" w:rsidRPr="003A37DD">
          <w:rPr>
            <w:rFonts w:ascii="Consolas" w:hAnsi="Consolas" w:cs="Consolas"/>
            <w:color w:val="000000"/>
            <w:kern w:val="0"/>
            <w:sz w:val="16"/>
            <w:szCs w:val="16"/>
          </w:rPr>
          <w:t xml:space="preserve"> {</w:t>
        </w:r>
      </w:ins>
    </w:p>
    <w:p w:rsidR="00A7303F" w:rsidRPr="003A37DD" w:rsidRDefault="004B32B6" w:rsidP="00A7303F">
      <w:pPr>
        <w:autoSpaceDE w:val="0"/>
        <w:autoSpaceDN w:val="0"/>
        <w:adjustRightInd w:val="0"/>
        <w:jc w:val="left"/>
        <w:rPr>
          <w:ins w:id="116" w:author="l02107" w:date="2015-06-03T13:12:00Z"/>
          <w:rFonts w:ascii="Consolas" w:hAnsi="Consolas" w:cs="Consolas"/>
          <w:kern w:val="0"/>
          <w:sz w:val="16"/>
          <w:szCs w:val="16"/>
        </w:rPr>
      </w:pPr>
      <w:ins w:id="117" w:author="l02107" w:date="2015-06-03T13:14:00Z">
        <w:r w:rsidRPr="003A37DD">
          <w:rPr>
            <w:rFonts w:ascii="Consolas" w:hAnsi="Consolas" w:cs="Consolas" w:hint="eastAsia"/>
            <w:color w:val="000000"/>
            <w:kern w:val="0"/>
            <w:sz w:val="20"/>
            <w:szCs w:val="20"/>
          </w:rPr>
          <w:t xml:space="preserve">        </w:t>
        </w:r>
      </w:ins>
      <w:proofErr w:type="spellStart"/>
      <w:ins w:id="118" w:author="l02107" w:date="2015-06-03T13:12:00Z">
        <w:r w:rsidR="00A7303F" w:rsidRPr="003A37DD">
          <w:rPr>
            <w:rFonts w:ascii="Consolas" w:hAnsi="Consolas" w:cs="Consolas"/>
            <w:color w:val="000000"/>
            <w:kern w:val="0"/>
            <w:sz w:val="16"/>
            <w:szCs w:val="16"/>
          </w:rPr>
          <w:t>DOMImplementationRegistry</w:t>
        </w:r>
        <w:proofErr w:type="spellEnd"/>
        <w:r w:rsidR="00A7303F" w:rsidRPr="003A37DD">
          <w:rPr>
            <w:rFonts w:ascii="Consolas" w:hAnsi="Consolas" w:cs="Consolas"/>
            <w:color w:val="000000"/>
            <w:kern w:val="0"/>
            <w:sz w:val="16"/>
            <w:szCs w:val="16"/>
          </w:rPr>
          <w:t xml:space="preserve"> </w:t>
        </w:r>
        <w:proofErr w:type="spellStart"/>
        <w:r w:rsidR="00A7303F" w:rsidRPr="003A37DD">
          <w:rPr>
            <w:rFonts w:ascii="Consolas" w:hAnsi="Consolas" w:cs="Consolas"/>
            <w:color w:val="000000"/>
            <w:kern w:val="0"/>
            <w:sz w:val="16"/>
            <w:szCs w:val="16"/>
          </w:rPr>
          <w:t>reg</w:t>
        </w:r>
        <w:proofErr w:type="spellEnd"/>
        <w:r w:rsidR="00A7303F" w:rsidRPr="003A37DD">
          <w:rPr>
            <w:rFonts w:ascii="Consolas" w:hAnsi="Consolas" w:cs="Consolas"/>
            <w:color w:val="000000"/>
            <w:kern w:val="0"/>
            <w:sz w:val="16"/>
            <w:szCs w:val="16"/>
          </w:rPr>
          <w:t xml:space="preserve"> = </w:t>
        </w:r>
        <w:proofErr w:type="spellStart"/>
        <w:proofErr w:type="gramStart"/>
        <w:r w:rsidR="00A7303F" w:rsidRPr="003A37DD">
          <w:rPr>
            <w:rFonts w:ascii="Consolas" w:hAnsi="Consolas" w:cs="Consolas"/>
            <w:color w:val="000000"/>
            <w:kern w:val="0"/>
            <w:sz w:val="16"/>
            <w:szCs w:val="16"/>
          </w:rPr>
          <w:t>DOMImplementationRegistry.</w:t>
        </w:r>
        <w:r w:rsidR="00A7303F" w:rsidRPr="003A37DD">
          <w:rPr>
            <w:rFonts w:ascii="Consolas" w:hAnsi="Consolas" w:cs="Consolas"/>
            <w:i/>
            <w:iCs/>
            <w:color w:val="000000"/>
            <w:kern w:val="0"/>
            <w:sz w:val="16"/>
            <w:szCs w:val="16"/>
          </w:rPr>
          <w:t>newInstance</w:t>
        </w:r>
        <w:proofErr w:type="spellEnd"/>
        <w:r w:rsidR="00A7303F" w:rsidRPr="003A37DD">
          <w:rPr>
            <w:rFonts w:ascii="Consolas" w:hAnsi="Consolas" w:cs="Consolas"/>
            <w:color w:val="000000"/>
            <w:kern w:val="0"/>
            <w:sz w:val="16"/>
            <w:szCs w:val="16"/>
          </w:rPr>
          <w:t>(</w:t>
        </w:r>
        <w:proofErr w:type="gramEnd"/>
        <w:r w:rsidR="00A7303F" w:rsidRPr="003A37DD">
          <w:rPr>
            <w:rFonts w:ascii="Consolas" w:hAnsi="Consolas" w:cs="Consolas"/>
            <w:color w:val="000000"/>
            <w:kern w:val="0"/>
            <w:sz w:val="16"/>
            <w:szCs w:val="16"/>
          </w:rPr>
          <w:t>);</w:t>
        </w:r>
      </w:ins>
    </w:p>
    <w:p w:rsidR="00A7303F" w:rsidRPr="003A37DD" w:rsidRDefault="004B32B6" w:rsidP="00A7303F">
      <w:pPr>
        <w:autoSpaceDE w:val="0"/>
        <w:autoSpaceDN w:val="0"/>
        <w:adjustRightInd w:val="0"/>
        <w:jc w:val="left"/>
        <w:rPr>
          <w:ins w:id="119" w:author="l02107" w:date="2015-06-03T13:12:00Z"/>
          <w:rFonts w:ascii="Consolas" w:hAnsi="Consolas" w:cs="Consolas"/>
          <w:kern w:val="0"/>
          <w:sz w:val="16"/>
          <w:szCs w:val="16"/>
        </w:rPr>
      </w:pPr>
      <w:ins w:id="120" w:author="l02107" w:date="2015-06-03T13:14:00Z">
        <w:r w:rsidRPr="003A37DD">
          <w:rPr>
            <w:rFonts w:ascii="Consolas" w:hAnsi="Consolas" w:cs="Consolas" w:hint="eastAsia"/>
            <w:color w:val="000000"/>
            <w:kern w:val="0"/>
            <w:sz w:val="20"/>
            <w:szCs w:val="20"/>
          </w:rPr>
          <w:t xml:space="preserve">        </w:t>
        </w:r>
      </w:ins>
      <w:proofErr w:type="spellStart"/>
      <w:ins w:id="121" w:author="l02107" w:date="2015-06-03T13:12:00Z">
        <w:r w:rsidR="00A7303F" w:rsidRPr="003A37DD">
          <w:rPr>
            <w:rFonts w:ascii="Consolas" w:hAnsi="Consolas" w:cs="Consolas"/>
            <w:color w:val="000000"/>
            <w:kern w:val="0"/>
            <w:sz w:val="16"/>
            <w:szCs w:val="16"/>
          </w:rPr>
          <w:t>DOMImplementationLS</w:t>
        </w:r>
        <w:proofErr w:type="spellEnd"/>
        <w:r w:rsidR="00A7303F" w:rsidRPr="003A37DD">
          <w:rPr>
            <w:rFonts w:ascii="Consolas" w:hAnsi="Consolas" w:cs="Consolas"/>
            <w:color w:val="000000"/>
            <w:kern w:val="0"/>
            <w:sz w:val="16"/>
            <w:szCs w:val="16"/>
          </w:rPr>
          <w:t xml:space="preserve"> </w:t>
        </w:r>
        <w:proofErr w:type="spellStart"/>
        <w:r w:rsidR="00A7303F" w:rsidRPr="003A37DD">
          <w:rPr>
            <w:rFonts w:ascii="Consolas" w:hAnsi="Consolas" w:cs="Consolas"/>
            <w:color w:val="000000"/>
            <w:kern w:val="0"/>
            <w:sz w:val="16"/>
            <w:szCs w:val="16"/>
          </w:rPr>
          <w:t>impl</w:t>
        </w:r>
        <w:proofErr w:type="spellEnd"/>
        <w:r w:rsidR="00A7303F" w:rsidRPr="003A37DD">
          <w:rPr>
            <w:rFonts w:ascii="Consolas" w:hAnsi="Consolas" w:cs="Consolas"/>
            <w:color w:val="000000"/>
            <w:kern w:val="0"/>
            <w:sz w:val="16"/>
            <w:szCs w:val="16"/>
          </w:rPr>
          <w:t xml:space="preserve"> = (</w:t>
        </w:r>
        <w:proofErr w:type="spellStart"/>
        <w:r w:rsidR="00A7303F" w:rsidRPr="003A37DD">
          <w:rPr>
            <w:rFonts w:ascii="Consolas" w:hAnsi="Consolas" w:cs="Consolas"/>
            <w:color w:val="000000"/>
            <w:kern w:val="0"/>
            <w:sz w:val="16"/>
            <w:szCs w:val="16"/>
          </w:rPr>
          <w:t>DOMImplementationLS</w:t>
        </w:r>
        <w:proofErr w:type="spellEnd"/>
        <w:r w:rsidR="00A7303F" w:rsidRPr="003A37DD">
          <w:rPr>
            <w:rFonts w:ascii="Consolas" w:hAnsi="Consolas" w:cs="Consolas"/>
            <w:color w:val="000000"/>
            <w:kern w:val="0"/>
            <w:sz w:val="16"/>
            <w:szCs w:val="16"/>
          </w:rPr>
          <w:t xml:space="preserve">) </w:t>
        </w:r>
        <w:proofErr w:type="spellStart"/>
        <w:proofErr w:type="gramStart"/>
        <w:r w:rsidR="00A7303F" w:rsidRPr="003A37DD">
          <w:rPr>
            <w:rFonts w:ascii="Consolas" w:hAnsi="Consolas" w:cs="Consolas"/>
            <w:color w:val="000000"/>
            <w:kern w:val="0"/>
            <w:sz w:val="16"/>
            <w:szCs w:val="16"/>
          </w:rPr>
          <w:t>reg.getDOMImplementation</w:t>
        </w:r>
        <w:proofErr w:type="spellEnd"/>
        <w:r w:rsidR="00A7303F" w:rsidRPr="003A37DD">
          <w:rPr>
            <w:rFonts w:ascii="Consolas" w:hAnsi="Consolas" w:cs="Consolas"/>
            <w:color w:val="000000"/>
            <w:kern w:val="0"/>
            <w:sz w:val="16"/>
            <w:szCs w:val="16"/>
          </w:rPr>
          <w:t>(</w:t>
        </w:r>
        <w:proofErr w:type="gramEnd"/>
        <w:r w:rsidR="00A7303F" w:rsidRPr="003A37DD">
          <w:rPr>
            <w:rFonts w:ascii="Consolas" w:hAnsi="Consolas" w:cs="Consolas"/>
            <w:color w:val="2A00FF"/>
            <w:kern w:val="0"/>
            <w:sz w:val="16"/>
            <w:szCs w:val="16"/>
          </w:rPr>
          <w:t>"LS"</w:t>
        </w:r>
        <w:r w:rsidR="00A7303F" w:rsidRPr="003A37DD">
          <w:rPr>
            <w:rFonts w:ascii="Consolas" w:hAnsi="Consolas" w:cs="Consolas"/>
            <w:color w:val="000000"/>
            <w:kern w:val="0"/>
            <w:sz w:val="16"/>
            <w:szCs w:val="16"/>
          </w:rPr>
          <w:t>);</w:t>
        </w:r>
      </w:ins>
    </w:p>
    <w:p w:rsidR="00A7303F" w:rsidRPr="003A37DD" w:rsidRDefault="004B32B6" w:rsidP="00A7303F">
      <w:pPr>
        <w:autoSpaceDE w:val="0"/>
        <w:autoSpaceDN w:val="0"/>
        <w:adjustRightInd w:val="0"/>
        <w:jc w:val="left"/>
        <w:rPr>
          <w:ins w:id="122" w:author="l02107" w:date="2015-06-03T13:12:00Z"/>
          <w:rFonts w:ascii="Consolas" w:hAnsi="Consolas" w:cs="Consolas"/>
          <w:kern w:val="0"/>
          <w:sz w:val="16"/>
          <w:szCs w:val="16"/>
        </w:rPr>
      </w:pPr>
      <w:ins w:id="123" w:author="l02107" w:date="2015-06-03T13:14:00Z">
        <w:r w:rsidRPr="003A37DD">
          <w:rPr>
            <w:rFonts w:ascii="Consolas" w:hAnsi="Consolas" w:cs="Consolas" w:hint="eastAsia"/>
            <w:color w:val="000000"/>
            <w:kern w:val="0"/>
            <w:sz w:val="20"/>
            <w:szCs w:val="20"/>
          </w:rPr>
          <w:t xml:space="preserve">        </w:t>
        </w:r>
      </w:ins>
      <w:proofErr w:type="spellStart"/>
      <w:ins w:id="124" w:author="l02107" w:date="2015-06-03T13:12:00Z">
        <w:r w:rsidR="00A7303F" w:rsidRPr="003A37DD">
          <w:rPr>
            <w:rFonts w:ascii="Consolas" w:hAnsi="Consolas" w:cs="Consolas"/>
            <w:color w:val="000000"/>
            <w:kern w:val="0"/>
            <w:sz w:val="16"/>
            <w:szCs w:val="16"/>
          </w:rPr>
          <w:t>LSSerializer</w:t>
        </w:r>
        <w:proofErr w:type="spellEnd"/>
        <w:r w:rsidR="00A7303F" w:rsidRPr="003A37DD">
          <w:rPr>
            <w:rFonts w:ascii="Consolas" w:hAnsi="Consolas" w:cs="Consolas"/>
            <w:color w:val="000000"/>
            <w:kern w:val="0"/>
            <w:sz w:val="16"/>
            <w:szCs w:val="16"/>
          </w:rPr>
          <w:t xml:space="preserve"> </w:t>
        </w:r>
        <w:proofErr w:type="spellStart"/>
        <w:r w:rsidR="00A7303F" w:rsidRPr="003A37DD">
          <w:rPr>
            <w:rFonts w:ascii="Consolas" w:hAnsi="Consolas" w:cs="Consolas"/>
            <w:color w:val="000000"/>
            <w:kern w:val="0"/>
            <w:sz w:val="16"/>
            <w:szCs w:val="16"/>
          </w:rPr>
          <w:t>serializer</w:t>
        </w:r>
        <w:proofErr w:type="spellEnd"/>
        <w:r w:rsidR="00A7303F" w:rsidRPr="003A37DD">
          <w:rPr>
            <w:rFonts w:ascii="Consolas" w:hAnsi="Consolas" w:cs="Consolas"/>
            <w:color w:val="000000"/>
            <w:kern w:val="0"/>
            <w:sz w:val="16"/>
            <w:szCs w:val="16"/>
          </w:rPr>
          <w:t xml:space="preserve"> = </w:t>
        </w:r>
        <w:proofErr w:type="spellStart"/>
        <w:proofErr w:type="gramStart"/>
        <w:r w:rsidR="00A7303F" w:rsidRPr="003A37DD">
          <w:rPr>
            <w:rFonts w:ascii="Consolas" w:hAnsi="Consolas" w:cs="Consolas"/>
            <w:color w:val="000000"/>
            <w:kern w:val="0"/>
            <w:sz w:val="16"/>
            <w:szCs w:val="16"/>
          </w:rPr>
          <w:t>impl.createLSSerializer</w:t>
        </w:r>
        <w:proofErr w:type="spellEnd"/>
        <w:r w:rsidR="00A7303F" w:rsidRPr="003A37DD">
          <w:rPr>
            <w:rFonts w:ascii="Consolas" w:hAnsi="Consolas" w:cs="Consolas"/>
            <w:color w:val="000000"/>
            <w:kern w:val="0"/>
            <w:sz w:val="16"/>
            <w:szCs w:val="16"/>
          </w:rPr>
          <w:t>(</w:t>
        </w:r>
        <w:proofErr w:type="gramEnd"/>
        <w:r w:rsidR="00A7303F" w:rsidRPr="003A37DD">
          <w:rPr>
            <w:rFonts w:ascii="Consolas" w:hAnsi="Consolas" w:cs="Consolas"/>
            <w:color w:val="000000"/>
            <w:kern w:val="0"/>
            <w:sz w:val="16"/>
            <w:szCs w:val="16"/>
          </w:rPr>
          <w:t>);</w:t>
        </w:r>
      </w:ins>
    </w:p>
    <w:p w:rsidR="00A7303F" w:rsidRPr="003A37DD" w:rsidRDefault="004B32B6" w:rsidP="00A7303F">
      <w:pPr>
        <w:autoSpaceDE w:val="0"/>
        <w:autoSpaceDN w:val="0"/>
        <w:adjustRightInd w:val="0"/>
        <w:jc w:val="left"/>
        <w:rPr>
          <w:ins w:id="125" w:author="l02107" w:date="2015-06-03T13:12:00Z"/>
          <w:rFonts w:ascii="Consolas" w:hAnsi="Consolas" w:cs="Consolas"/>
          <w:kern w:val="0"/>
          <w:sz w:val="16"/>
          <w:szCs w:val="16"/>
        </w:rPr>
      </w:pPr>
      <w:ins w:id="126" w:author="l02107" w:date="2015-06-03T13:14:00Z">
        <w:r w:rsidRPr="003A37DD">
          <w:rPr>
            <w:rFonts w:ascii="Consolas" w:hAnsi="Consolas" w:cs="Consolas" w:hint="eastAsia"/>
            <w:color w:val="000000"/>
            <w:kern w:val="0"/>
            <w:sz w:val="20"/>
            <w:szCs w:val="20"/>
          </w:rPr>
          <w:t xml:space="preserve">        </w:t>
        </w:r>
      </w:ins>
      <w:proofErr w:type="spellStart"/>
      <w:ins w:id="127" w:author="l02107" w:date="2015-06-03T13:12:00Z">
        <w:r w:rsidR="00A7303F" w:rsidRPr="003A37DD">
          <w:rPr>
            <w:rFonts w:ascii="Consolas" w:hAnsi="Consolas" w:cs="Consolas"/>
            <w:color w:val="000000"/>
            <w:kern w:val="0"/>
            <w:sz w:val="16"/>
            <w:szCs w:val="16"/>
          </w:rPr>
          <w:t>LSOutput</w:t>
        </w:r>
        <w:proofErr w:type="spellEnd"/>
        <w:r w:rsidR="00A7303F" w:rsidRPr="003A37DD">
          <w:rPr>
            <w:rFonts w:ascii="Consolas" w:hAnsi="Consolas" w:cs="Consolas"/>
            <w:color w:val="000000"/>
            <w:kern w:val="0"/>
            <w:sz w:val="16"/>
            <w:szCs w:val="16"/>
          </w:rPr>
          <w:t xml:space="preserve"> </w:t>
        </w:r>
        <w:proofErr w:type="spellStart"/>
        <w:r w:rsidR="00A7303F" w:rsidRPr="003A37DD">
          <w:rPr>
            <w:rFonts w:ascii="Consolas" w:hAnsi="Consolas" w:cs="Consolas"/>
            <w:color w:val="000000"/>
            <w:kern w:val="0"/>
            <w:sz w:val="16"/>
            <w:szCs w:val="16"/>
          </w:rPr>
          <w:t>lso</w:t>
        </w:r>
        <w:proofErr w:type="spellEnd"/>
        <w:r w:rsidR="00A7303F" w:rsidRPr="003A37DD">
          <w:rPr>
            <w:rFonts w:ascii="Consolas" w:hAnsi="Consolas" w:cs="Consolas"/>
            <w:color w:val="000000"/>
            <w:kern w:val="0"/>
            <w:sz w:val="16"/>
            <w:szCs w:val="16"/>
          </w:rPr>
          <w:t xml:space="preserve"> = </w:t>
        </w:r>
        <w:proofErr w:type="spellStart"/>
        <w:proofErr w:type="gramStart"/>
        <w:r w:rsidR="00A7303F" w:rsidRPr="003A37DD">
          <w:rPr>
            <w:rFonts w:ascii="Consolas" w:hAnsi="Consolas" w:cs="Consolas"/>
            <w:color w:val="000000"/>
            <w:kern w:val="0"/>
            <w:sz w:val="16"/>
            <w:szCs w:val="16"/>
          </w:rPr>
          <w:t>impl.createLSOutput</w:t>
        </w:r>
        <w:proofErr w:type="spellEnd"/>
        <w:r w:rsidR="00A7303F" w:rsidRPr="003A37DD">
          <w:rPr>
            <w:rFonts w:ascii="Consolas" w:hAnsi="Consolas" w:cs="Consolas"/>
            <w:color w:val="000000"/>
            <w:kern w:val="0"/>
            <w:sz w:val="16"/>
            <w:szCs w:val="16"/>
          </w:rPr>
          <w:t>(</w:t>
        </w:r>
        <w:proofErr w:type="gramEnd"/>
        <w:r w:rsidR="00A7303F" w:rsidRPr="003A37DD">
          <w:rPr>
            <w:rFonts w:ascii="Consolas" w:hAnsi="Consolas" w:cs="Consolas"/>
            <w:color w:val="000000"/>
            <w:kern w:val="0"/>
            <w:sz w:val="16"/>
            <w:szCs w:val="16"/>
          </w:rPr>
          <w:t>);</w:t>
        </w:r>
      </w:ins>
    </w:p>
    <w:p w:rsidR="00A7303F" w:rsidRPr="003A37DD" w:rsidRDefault="004B32B6" w:rsidP="00A7303F">
      <w:pPr>
        <w:autoSpaceDE w:val="0"/>
        <w:autoSpaceDN w:val="0"/>
        <w:adjustRightInd w:val="0"/>
        <w:jc w:val="left"/>
        <w:rPr>
          <w:ins w:id="128" w:author="l02107" w:date="2015-06-03T13:12:00Z"/>
          <w:rFonts w:ascii="Consolas" w:hAnsi="Consolas" w:cs="Consolas"/>
          <w:kern w:val="0"/>
          <w:sz w:val="16"/>
          <w:szCs w:val="16"/>
        </w:rPr>
      </w:pPr>
      <w:ins w:id="129" w:author="l02107" w:date="2015-06-03T13:14:00Z">
        <w:r w:rsidRPr="003A37DD">
          <w:rPr>
            <w:rFonts w:ascii="Consolas" w:hAnsi="Consolas" w:cs="Consolas" w:hint="eastAsia"/>
            <w:color w:val="000000"/>
            <w:kern w:val="0"/>
            <w:sz w:val="20"/>
            <w:szCs w:val="20"/>
          </w:rPr>
          <w:t xml:space="preserve">        </w:t>
        </w:r>
      </w:ins>
      <w:proofErr w:type="spellStart"/>
      <w:proofErr w:type="gramStart"/>
      <w:ins w:id="130" w:author="l02107" w:date="2015-06-03T13:12:00Z">
        <w:r w:rsidR="00A7303F" w:rsidRPr="003A37DD">
          <w:rPr>
            <w:rFonts w:ascii="Consolas" w:hAnsi="Consolas" w:cs="Consolas"/>
            <w:color w:val="000000"/>
            <w:kern w:val="0"/>
            <w:sz w:val="16"/>
            <w:szCs w:val="16"/>
          </w:rPr>
          <w:t>lso.setByteStream</w:t>
        </w:r>
        <w:proofErr w:type="spellEnd"/>
        <w:r w:rsidR="00A7303F" w:rsidRPr="003A37DD">
          <w:rPr>
            <w:rFonts w:ascii="Consolas" w:hAnsi="Consolas" w:cs="Consolas"/>
            <w:color w:val="000000"/>
            <w:kern w:val="0"/>
            <w:sz w:val="16"/>
            <w:szCs w:val="16"/>
          </w:rPr>
          <w:t>(</w:t>
        </w:r>
        <w:proofErr w:type="spellStart"/>
        <w:proofErr w:type="gramEnd"/>
        <w:r w:rsidR="00A7303F" w:rsidRPr="003A37DD">
          <w:rPr>
            <w:rFonts w:ascii="Consolas" w:hAnsi="Consolas" w:cs="Consolas"/>
            <w:color w:val="000000"/>
            <w:kern w:val="0"/>
            <w:sz w:val="16"/>
            <w:szCs w:val="16"/>
          </w:rPr>
          <w:t>fos</w:t>
        </w:r>
        <w:proofErr w:type="spellEnd"/>
        <w:r w:rsidR="00A7303F" w:rsidRPr="003A37DD">
          <w:rPr>
            <w:rFonts w:ascii="Consolas" w:hAnsi="Consolas" w:cs="Consolas"/>
            <w:color w:val="000000"/>
            <w:kern w:val="0"/>
            <w:sz w:val="16"/>
            <w:szCs w:val="16"/>
          </w:rPr>
          <w:t>);</w:t>
        </w:r>
      </w:ins>
    </w:p>
    <w:p w:rsidR="00A7303F" w:rsidRPr="003A37DD" w:rsidRDefault="004B32B6" w:rsidP="00A7303F">
      <w:pPr>
        <w:autoSpaceDE w:val="0"/>
        <w:autoSpaceDN w:val="0"/>
        <w:adjustRightInd w:val="0"/>
        <w:jc w:val="left"/>
        <w:rPr>
          <w:ins w:id="131" w:author="l02107" w:date="2015-06-03T13:12:00Z"/>
          <w:rFonts w:ascii="Consolas" w:hAnsi="Consolas" w:cs="Consolas"/>
          <w:kern w:val="0"/>
          <w:sz w:val="16"/>
          <w:szCs w:val="16"/>
        </w:rPr>
      </w:pPr>
      <w:ins w:id="132" w:author="l02107" w:date="2015-06-03T13:14:00Z">
        <w:r w:rsidRPr="003A37DD">
          <w:rPr>
            <w:rFonts w:ascii="Consolas" w:hAnsi="Consolas" w:cs="Consolas" w:hint="eastAsia"/>
            <w:color w:val="000000"/>
            <w:kern w:val="0"/>
            <w:sz w:val="20"/>
            <w:szCs w:val="20"/>
          </w:rPr>
          <w:t xml:space="preserve">        </w:t>
        </w:r>
      </w:ins>
      <w:proofErr w:type="spellStart"/>
      <w:proofErr w:type="gramStart"/>
      <w:ins w:id="133" w:author="l02107" w:date="2015-06-03T13:12:00Z">
        <w:r w:rsidR="00A7303F" w:rsidRPr="003A37DD">
          <w:rPr>
            <w:rFonts w:ascii="Consolas" w:hAnsi="Consolas" w:cs="Consolas"/>
            <w:color w:val="000000"/>
            <w:kern w:val="0"/>
            <w:sz w:val="16"/>
            <w:szCs w:val="16"/>
          </w:rPr>
          <w:t>serializer.write</w:t>
        </w:r>
        <w:proofErr w:type="spellEnd"/>
        <w:r w:rsidR="00A7303F" w:rsidRPr="003A37DD">
          <w:rPr>
            <w:rFonts w:ascii="Consolas" w:hAnsi="Consolas" w:cs="Consolas"/>
            <w:color w:val="000000"/>
            <w:kern w:val="0"/>
            <w:sz w:val="16"/>
            <w:szCs w:val="16"/>
          </w:rPr>
          <w:t>(</w:t>
        </w:r>
        <w:proofErr w:type="gramEnd"/>
        <w:r w:rsidR="00A7303F" w:rsidRPr="003A37DD">
          <w:rPr>
            <w:rFonts w:ascii="Consolas" w:hAnsi="Consolas" w:cs="Consolas"/>
            <w:color w:val="0000C0"/>
            <w:kern w:val="0"/>
            <w:sz w:val="16"/>
            <w:szCs w:val="16"/>
          </w:rPr>
          <w:t>doc</w:t>
        </w:r>
        <w:r w:rsidR="00A7303F" w:rsidRPr="003A37DD">
          <w:rPr>
            <w:rFonts w:ascii="Consolas" w:hAnsi="Consolas" w:cs="Consolas"/>
            <w:color w:val="000000"/>
            <w:kern w:val="0"/>
            <w:sz w:val="16"/>
            <w:szCs w:val="16"/>
          </w:rPr>
          <w:t xml:space="preserve">, </w:t>
        </w:r>
        <w:proofErr w:type="spellStart"/>
        <w:r w:rsidR="00A7303F" w:rsidRPr="003A37DD">
          <w:rPr>
            <w:rFonts w:ascii="Consolas" w:hAnsi="Consolas" w:cs="Consolas"/>
            <w:color w:val="000000"/>
            <w:kern w:val="0"/>
            <w:sz w:val="16"/>
            <w:szCs w:val="16"/>
          </w:rPr>
          <w:t>lso</w:t>
        </w:r>
        <w:proofErr w:type="spellEnd"/>
        <w:r w:rsidR="00A7303F" w:rsidRPr="003A37DD">
          <w:rPr>
            <w:rFonts w:ascii="Consolas" w:hAnsi="Consolas" w:cs="Consolas"/>
            <w:color w:val="000000"/>
            <w:kern w:val="0"/>
            <w:sz w:val="16"/>
            <w:szCs w:val="16"/>
          </w:rPr>
          <w:t>);</w:t>
        </w:r>
      </w:ins>
    </w:p>
    <w:p w:rsidR="00A7303F" w:rsidRPr="003A37DD" w:rsidRDefault="004B32B6" w:rsidP="00A7303F">
      <w:pPr>
        <w:autoSpaceDE w:val="0"/>
        <w:autoSpaceDN w:val="0"/>
        <w:adjustRightInd w:val="0"/>
        <w:jc w:val="left"/>
        <w:rPr>
          <w:ins w:id="134" w:author="l02107" w:date="2015-06-03T13:12:00Z"/>
          <w:rFonts w:ascii="Consolas" w:hAnsi="Consolas" w:cs="Consolas"/>
          <w:kern w:val="0"/>
          <w:sz w:val="16"/>
          <w:szCs w:val="16"/>
        </w:rPr>
      </w:pPr>
      <w:ins w:id="135" w:author="l02107" w:date="2015-06-03T13:14:00Z">
        <w:r w:rsidRPr="003A37DD">
          <w:rPr>
            <w:rFonts w:ascii="Consolas" w:hAnsi="Consolas" w:cs="Consolas" w:hint="eastAsia"/>
            <w:color w:val="000000"/>
            <w:kern w:val="0"/>
            <w:sz w:val="20"/>
            <w:szCs w:val="20"/>
          </w:rPr>
          <w:t xml:space="preserve">    </w:t>
        </w:r>
      </w:ins>
      <w:ins w:id="136" w:author="l02107" w:date="2015-06-03T13:12:00Z">
        <w:r w:rsidR="00A7303F" w:rsidRPr="003A37DD">
          <w:rPr>
            <w:rFonts w:ascii="Consolas" w:hAnsi="Consolas" w:cs="Consolas"/>
            <w:color w:val="000000"/>
            <w:kern w:val="0"/>
            <w:sz w:val="16"/>
            <w:szCs w:val="16"/>
          </w:rPr>
          <w:t xml:space="preserve">} </w:t>
        </w:r>
        <w:r w:rsidR="00A7303F" w:rsidRPr="003A37DD">
          <w:rPr>
            <w:rFonts w:ascii="Consolas" w:hAnsi="Consolas" w:cs="Consolas"/>
            <w:b/>
            <w:bCs/>
            <w:color w:val="7F0055"/>
            <w:kern w:val="0"/>
            <w:sz w:val="16"/>
            <w:szCs w:val="16"/>
          </w:rPr>
          <w:t>finally</w:t>
        </w:r>
        <w:r w:rsidR="00A7303F" w:rsidRPr="003A37DD">
          <w:rPr>
            <w:rFonts w:ascii="Consolas" w:hAnsi="Consolas" w:cs="Consolas"/>
            <w:color w:val="000000"/>
            <w:kern w:val="0"/>
            <w:sz w:val="16"/>
            <w:szCs w:val="16"/>
          </w:rPr>
          <w:t xml:space="preserve"> {</w:t>
        </w:r>
      </w:ins>
    </w:p>
    <w:p w:rsidR="00A7303F" w:rsidRPr="003A37DD" w:rsidRDefault="004B32B6" w:rsidP="00A7303F">
      <w:pPr>
        <w:autoSpaceDE w:val="0"/>
        <w:autoSpaceDN w:val="0"/>
        <w:adjustRightInd w:val="0"/>
        <w:jc w:val="left"/>
        <w:rPr>
          <w:ins w:id="137" w:author="l02107" w:date="2015-06-03T13:12:00Z"/>
          <w:rFonts w:ascii="Consolas" w:hAnsi="Consolas" w:cs="Consolas"/>
          <w:kern w:val="0"/>
          <w:sz w:val="16"/>
          <w:szCs w:val="16"/>
        </w:rPr>
      </w:pPr>
      <w:ins w:id="138" w:author="l02107" w:date="2015-06-03T13:14:00Z">
        <w:r w:rsidRPr="003A37DD">
          <w:rPr>
            <w:rFonts w:ascii="Consolas" w:hAnsi="Consolas" w:cs="Consolas" w:hint="eastAsia"/>
            <w:color w:val="000000"/>
            <w:kern w:val="0"/>
            <w:sz w:val="20"/>
            <w:szCs w:val="20"/>
          </w:rPr>
          <w:t xml:space="preserve">        </w:t>
        </w:r>
      </w:ins>
      <w:proofErr w:type="spellStart"/>
      <w:proofErr w:type="gramStart"/>
      <w:ins w:id="139" w:author="l02107" w:date="2015-06-03T13:12:00Z">
        <w:r w:rsidR="00A7303F" w:rsidRPr="003A37DD">
          <w:rPr>
            <w:rFonts w:ascii="Consolas" w:hAnsi="Consolas" w:cs="Consolas"/>
            <w:color w:val="000000"/>
            <w:kern w:val="0"/>
            <w:sz w:val="16"/>
            <w:szCs w:val="16"/>
          </w:rPr>
          <w:t>fos.close</w:t>
        </w:r>
        <w:proofErr w:type="spellEnd"/>
        <w:r w:rsidR="00A7303F" w:rsidRPr="003A37DD">
          <w:rPr>
            <w:rFonts w:ascii="Consolas" w:hAnsi="Consolas" w:cs="Consolas"/>
            <w:color w:val="000000"/>
            <w:kern w:val="0"/>
            <w:sz w:val="16"/>
            <w:szCs w:val="16"/>
          </w:rPr>
          <w:t>(</w:t>
        </w:r>
        <w:proofErr w:type="gramEnd"/>
        <w:r w:rsidR="00A7303F" w:rsidRPr="003A37DD">
          <w:rPr>
            <w:rFonts w:ascii="Consolas" w:hAnsi="Consolas" w:cs="Consolas"/>
            <w:color w:val="000000"/>
            <w:kern w:val="0"/>
            <w:sz w:val="16"/>
            <w:szCs w:val="16"/>
          </w:rPr>
          <w:t>);</w:t>
        </w:r>
      </w:ins>
    </w:p>
    <w:p w:rsidR="00A7303F" w:rsidRPr="003A37DD" w:rsidRDefault="004B32B6" w:rsidP="00A7303F">
      <w:pPr>
        <w:autoSpaceDE w:val="0"/>
        <w:autoSpaceDN w:val="0"/>
        <w:adjustRightInd w:val="0"/>
        <w:jc w:val="left"/>
        <w:rPr>
          <w:ins w:id="140" w:author="l02107" w:date="2015-06-03T13:12:00Z"/>
          <w:rFonts w:ascii="Consolas" w:hAnsi="Consolas" w:cs="Consolas"/>
          <w:kern w:val="0"/>
          <w:sz w:val="16"/>
          <w:szCs w:val="16"/>
        </w:rPr>
      </w:pPr>
      <w:ins w:id="141" w:author="l02107" w:date="2015-06-03T13:14:00Z">
        <w:r w:rsidRPr="003A37DD">
          <w:rPr>
            <w:rFonts w:ascii="Consolas" w:hAnsi="Consolas" w:cs="Consolas" w:hint="eastAsia"/>
            <w:color w:val="000000"/>
            <w:kern w:val="0"/>
            <w:sz w:val="20"/>
            <w:szCs w:val="20"/>
          </w:rPr>
          <w:t xml:space="preserve">    </w:t>
        </w:r>
      </w:ins>
      <w:ins w:id="142" w:author="l02107" w:date="2015-06-03T13:12:00Z">
        <w:r w:rsidR="00A7303F" w:rsidRPr="003A37DD">
          <w:rPr>
            <w:rFonts w:ascii="Consolas" w:hAnsi="Consolas" w:cs="Consolas"/>
            <w:color w:val="000000"/>
            <w:kern w:val="0"/>
            <w:sz w:val="16"/>
            <w:szCs w:val="16"/>
          </w:rPr>
          <w:t>}</w:t>
        </w:r>
      </w:ins>
    </w:p>
    <w:p w:rsidR="00A7303F" w:rsidRPr="003A37DD" w:rsidRDefault="00A7303F" w:rsidP="00A7303F">
      <w:pPr>
        <w:autoSpaceDE w:val="0"/>
        <w:autoSpaceDN w:val="0"/>
        <w:adjustRightInd w:val="0"/>
        <w:jc w:val="left"/>
        <w:rPr>
          <w:ins w:id="143" w:author="l02107" w:date="2015-06-03T13:12:00Z"/>
          <w:rFonts w:ascii="Consolas" w:hAnsi="Consolas" w:cs="Consolas"/>
          <w:kern w:val="0"/>
          <w:sz w:val="16"/>
          <w:szCs w:val="16"/>
        </w:rPr>
      </w:pPr>
      <w:ins w:id="144" w:author="l02107" w:date="2015-06-03T13:12:00Z">
        <w:r w:rsidRPr="003A37DD">
          <w:rPr>
            <w:rFonts w:ascii="Consolas" w:hAnsi="Consolas" w:cs="Consolas"/>
            <w:color w:val="000000"/>
            <w:kern w:val="0"/>
            <w:sz w:val="16"/>
            <w:szCs w:val="16"/>
          </w:rPr>
          <w:t>}</w:t>
        </w:r>
      </w:ins>
    </w:p>
    <w:p w:rsidR="007A199D" w:rsidRDefault="007A199D" w:rsidP="00691F65">
      <w:pPr>
        <w:pStyle w:val="a3"/>
        <w:spacing w:line="360" w:lineRule="auto"/>
        <w:ind w:left="840" w:firstLineChars="0" w:firstLine="0"/>
        <w:rPr>
          <w:ins w:id="145" w:author="l02107" w:date="2015-06-03T13:15:00Z"/>
          <w:rFonts w:ascii="Times New Roman" w:hAnsi="Times New Roman" w:cs="Times New Roman" w:hint="eastAsia"/>
          <w:sz w:val="16"/>
          <w:szCs w:val="16"/>
        </w:rPr>
      </w:pPr>
    </w:p>
    <w:p w:rsidR="00AB20D7" w:rsidRDefault="00AB20D7" w:rsidP="00AB20D7">
      <w:pPr>
        <w:pStyle w:val="a3"/>
        <w:spacing w:line="360" w:lineRule="auto"/>
        <w:ind w:left="840" w:firstLineChars="0" w:firstLine="0"/>
        <w:rPr>
          <w:ins w:id="146" w:author="l02107" w:date="2015-06-03T13:15:00Z"/>
          <w:rFonts w:ascii="Times New Roman" w:hAnsi="Times New Roman" w:cs="Times New Roman" w:hint="eastAsia"/>
          <w:sz w:val="24"/>
          <w:szCs w:val="24"/>
        </w:rPr>
      </w:pPr>
      <w:ins w:id="147" w:author="l02107" w:date="2015-06-03T13:15:00Z">
        <w:r>
          <w:rPr>
            <w:rFonts w:ascii="Times New Roman" w:hAnsi="Times New Roman" w:cs="Times New Roman" w:hint="eastAsia"/>
            <w:sz w:val="24"/>
            <w:szCs w:val="24"/>
          </w:rPr>
          <w:t>XML</w:t>
        </w:r>
        <w:r>
          <w:rPr>
            <w:rFonts w:ascii="Times New Roman" w:hAnsi="Times New Roman" w:cs="Times New Roman" w:hint="eastAsia"/>
            <w:sz w:val="24"/>
            <w:szCs w:val="24"/>
          </w:rPr>
          <w:t>文件</w:t>
        </w:r>
        <w:r>
          <w:rPr>
            <w:rFonts w:ascii="Times New Roman" w:hAnsi="Times New Roman" w:cs="Times New Roman" w:hint="eastAsia"/>
            <w:sz w:val="24"/>
            <w:szCs w:val="24"/>
          </w:rPr>
          <w:t>规范性检查、深度解析代码</w:t>
        </w:r>
        <w:r>
          <w:rPr>
            <w:rFonts w:ascii="Times New Roman" w:hAnsi="Times New Roman" w:cs="Times New Roman" w:hint="eastAsia"/>
            <w:sz w:val="24"/>
            <w:szCs w:val="24"/>
          </w:rPr>
          <w:t>：</w:t>
        </w:r>
      </w:ins>
    </w:p>
    <w:p w:rsidR="00AB20D7" w:rsidRPr="00AB20D7" w:rsidRDefault="00AB20D7" w:rsidP="00AB20D7">
      <w:pPr>
        <w:autoSpaceDE w:val="0"/>
        <w:autoSpaceDN w:val="0"/>
        <w:adjustRightInd w:val="0"/>
        <w:jc w:val="left"/>
        <w:rPr>
          <w:ins w:id="148" w:author="l02107" w:date="2015-06-03T13:15:00Z"/>
          <w:rFonts w:ascii="Consolas" w:hAnsi="Consolas" w:cs="Consolas"/>
          <w:kern w:val="0"/>
          <w:sz w:val="16"/>
          <w:szCs w:val="16"/>
        </w:rPr>
      </w:pPr>
      <w:ins w:id="149" w:author="l02107" w:date="2015-06-03T13:15:00Z">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public</w:t>
        </w:r>
        <w:proofErr w:type="gramEnd"/>
        <w:r w:rsidRPr="00AB20D7">
          <w:rPr>
            <w:rFonts w:ascii="Consolas" w:hAnsi="Consolas" w:cs="Consolas"/>
            <w:color w:val="000000"/>
            <w:kern w:val="0"/>
            <w:sz w:val="16"/>
            <w:szCs w:val="16"/>
          </w:rPr>
          <w:t xml:space="preserve"> </w:t>
        </w:r>
        <w:r w:rsidRPr="00AB20D7">
          <w:rPr>
            <w:rFonts w:ascii="Consolas" w:hAnsi="Consolas" w:cs="Consolas"/>
            <w:b/>
            <w:bCs/>
            <w:color w:val="7F0055"/>
            <w:kern w:val="0"/>
            <w:sz w:val="16"/>
            <w:szCs w:val="16"/>
          </w:rPr>
          <w:t>void</w:t>
        </w:r>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advParse</w:t>
        </w:r>
        <w:proofErr w:type="spellEnd"/>
        <w:r w:rsidRPr="00AB20D7">
          <w:rPr>
            <w:rFonts w:ascii="Consolas" w:hAnsi="Consolas" w:cs="Consolas"/>
            <w:color w:val="000000"/>
            <w:kern w:val="0"/>
            <w:sz w:val="16"/>
            <w:szCs w:val="16"/>
          </w:rPr>
          <w:t xml:space="preserve">() </w:t>
        </w:r>
        <w:r w:rsidRPr="00AB20D7">
          <w:rPr>
            <w:rFonts w:ascii="Consolas" w:hAnsi="Consolas" w:cs="Consolas"/>
            <w:b/>
            <w:bCs/>
            <w:color w:val="7F0055"/>
            <w:kern w:val="0"/>
            <w:sz w:val="16"/>
            <w:szCs w:val="16"/>
          </w:rPr>
          <w:t>throws</w:t>
        </w:r>
        <w:r w:rsidRPr="00AB20D7">
          <w:rPr>
            <w:rFonts w:ascii="Consolas" w:hAnsi="Consolas" w:cs="Consolas"/>
            <w:color w:val="000000"/>
            <w:kern w:val="0"/>
            <w:sz w:val="16"/>
            <w:szCs w:val="16"/>
          </w:rPr>
          <w:t xml:space="preserve"> Exception {</w:t>
        </w:r>
      </w:ins>
    </w:p>
    <w:p w:rsidR="00AB20D7" w:rsidRPr="00AB20D7" w:rsidRDefault="00AB20D7" w:rsidP="00AB20D7">
      <w:pPr>
        <w:autoSpaceDE w:val="0"/>
        <w:autoSpaceDN w:val="0"/>
        <w:adjustRightInd w:val="0"/>
        <w:jc w:val="left"/>
        <w:rPr>
          <w:ins w:id="150" w:author="l02107" w:date="2015-06-03T13:15:00Z"/>
          <w:rFonts w:ascii="Consolas" w:hAnsi="Consolas" w:cs="Consolas"/>
          <w:kern w:val="0"/>
          <w:sz w:val="16"/>
          <w:szCs w:val="16"/>
        </w:rPr>
      </w:pPr>
      <w:ins w:id="15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NodeList</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nodeList</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52" w:author="l02107" w:date="2015-06-03T13:15:00Z"/>
          <w:rFonts w:ascii="Consolas" w:hAnsi="Consolas" w:cs="Consolas"/>
          <w:kern w:val="0"/>
          <w:sz w:val="16"/>
          <w:szCs w:val="16"/>
        </w:rPr>
      </w:pPr>
    </w:p>
    <w:p w:rsidR="00AB20D7" w:rsidRPr="00AB20D7" w:rsidRDefault="00AB20D7" w:rsidP="00AB20D7">
      <w:pPr>
        <w:autoSpaceDE w:val="0"/>
        <w:autoSpaceDN w:val="0"/>
        <w:adjustRightInd w:val="0"/>
        <w:jc w:val="left"/>
        <w:rPr>
          <w:ins w:id="153" w:author="l02107" w:date="2015-06-03T13:15:00Z"/>
          <w:rFonts w:ascii="Consolas" w:hAnsi="Consolas" w:cs="Consolas"/>
          <w:kern w:val="0"/>
          <w:sz w:val="16"/>
          <w:szCs w:val="16"/>
        </w:rPr>
      </w:pPr>
      <w:ins w:id="154"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3F7F5F"/>
            <w:kern w:val="0"/>
            <w:sz w:val="16"/>
            <w:szCs w:val="16"/>
          </w:rPr>
          <w:t>// process all the &lt;node&gt;</w:t>
        </w:r>
      </w:ins>
    </w:p>
    <w:p w:rsidR="00AB20D7" w:rsidRPr="00AB20D7" w:rsidRDefault="00AB20D7" w:rsidP="00AB20D7">
      <w:pPr>
        <w:autoSpaceDE w:val="0"/>
        <w:autoSpaceDN w:val="0"/>
        <w:adjustRightInd w:val="0"/>
        <w:jc w:val="left"/>
        <w:rPr>
          <w:ins w:id="155" w:author="l02107" w:date="2015-06-03T13:15:00Z"/>
          <w:rFonts w:ascii="Consolas" w:hAnsi="Consolas" w:cs="Consolas"/>
          <w:kern w:val="0"/>
          <w:sz w:val="16"/>
          <w:szCs w:val="16"/>
        </w:rPr>
      </w:pPr>
      <w:ins w:id="156"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proofErr w:type="gramStart"/>
        <w:r w:rsidRPr="00AB20D7">
          <w:rPr>
            <w:rFonts w:ascii="Consolas" w:hAnsi="Consolas" w:cs="Consolas"/>
            <w:color w:val="000000"/>
            <w:kern w:val="0"/>
            <w:sz w:val="16"/>
            <w:szCs w:val="16"/>
          </w:rPr>
          <w:t>nodeList</w:t>
        </w:r>
        <w:proofErr w:type="spellEnd"/>
        <w:proofErr w:type="gram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C0"/>
            <w:kern w:val="0"/>
            <w:sz w:val="16"/>
            <w:szCs w:val="16"/>
          </w:rPr>
          <w:t>doc</w:t>
        </w:r>
        <w:r w:rsidRPr="00AB20D7">
          <w:rPr>
            <w:rFonts w:ascii="Consolas" w:hAnsi="Consolas" w:cs="Consolas"/>
            <w:color w:val="000000"/>
            <w:kern w:val="0"/>
            <w:sz w:val="16"/>
            <w:szCs w:val="16"/>
          </w:rPr>
          <w:t>.getElementsByTagName</w:t>
        </w:r>
        <w:proofErr w:type="spellEnd"/>
        <w:r w:rsidRPr="00AB20D7">
          <w:rPr>
            <w:rFonts w:ascii="Consolas" w:hAnsi="Consolas" w:cs="Consolas"/>
            <w:color w:val="000000"/>
            <w:kern w:val="0"/>
            <w:sz w:val="16"/>
            <w:szCs w:val="16"/>
          </w:rPr>
          <w:t>(</w:t>
        </w:r>
        <w:r w:rsidRPr="00AB20D7">
          <w:rPr>
            <w:rFonts w:ascii="Consolas" w:hAnsi="Consolas" w:cs="Consolas"/>
            <w:color w:val="2A00FF"/>
            <w:kern w:val="0"/>
            <w:sz w:val="16"/>
            <w:szCs w:val="16"/>
          </w:rPr>
          <w:t>"node"</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57" w:author="l02107" w:date="2015-06-03T13:15:00Z"/>
          <w:rFonts w:ascii="Consolas" w:hAnsi="Consolas" w:cs="Consolas"/>
          <w:kern w:val="0"/>
          <w:sz w:val="16"/>
          <w:szCs w:val="16"/>
        </w:rPr>
      </w:pPr>
      <w:ins w:id="158"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for</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b/>
            <w:bCs/>
            <w:color w:val="7F0055"/>
            <w:kern w:val="0"/>
            <w:sz w:val="16"/>
            <w:szCs w:val="16"/>
          </w:rPr>
          <w:t>int</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 xml:space="preserve"> = 0; </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 xml:space="preserve"> &lt; </w:t>
        </w:r>
        <w:proofErr w:type="spellStart"/>
        <w:r w:rsidRPr="00AB20D7">
          <w:rPr>
            <w:rFonts w:ascii="Consolas" w:hAnsi="Consolas" w:cs="Consolas"/>
            <w:color w:val="000000"/>
            <w:kern w:val="0"/>
            <w:sz w:val="16"/>
            <w:szCs w:val="16"/>
          </w:rPr>
          <w:t>nodeList.getLength</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 {</w:t>
        </w:r>
      </w:ins>
    </w:p>
    <w:p w:rsidR="00AB20D7" w:rsidRPr="00AB20D7" w:rsidRDefault="00AB20D7" w:rsidP="00AB20D7">
      <w:pPr>
        <w:autoSpaceDE w:val="0"/>
        <w:autoSpaceDN w:val="0"/>
        <w:adjustRightInd w:val="0"/>
        <w:jc w:val="left"/>
        <w:rPr>
          <w:ins w:id="159" w:author="l02107" w:date="2015-06-03T13:15:00Z"/>
          <w:rFonts w:ascii="Consolas" w:hAnsi="Consolas" w:cs="Consolas"/>
          <w:kern w:val="0"/>
          <w:sz w:val="16"/>
          <w:szCs w:val="16"/>
        </w:rPr>
      </w:pPr>
      <w:ins w:id="160"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Element n = (Element</w:t>
        </w:r>
        <w:proofErr w:type="gramStart"/>
        <w:r w:rsidRPr="00AB20D7">
          <w:rPr>
            <w:rFonts w:ascii="Consolas" w:hAnsi="Consolas" w:cs="Consolas"/>
            <w:color w:val="000000"/>
            <w:kern w:val="0"/>
            <w:sz w:val="16"/>
            <w:szCs w:val="16"/>
          </w:rPr>
          <w:t>)</w:t>
        </w:r>
        <w:proofErr w:type="spellStart"/>
        <w:r w:rsidRPr="00AB20D7">
          <w:rPr>
            <w:rFonts w:ascii="Consolas" w:hAnsi="Consolas" w:cs="Consolas"/>
            <w:color w:val="000000"/>
            <w:kern w:val="0"/>
            <w:sz w:val="16"/>
            <w:szCs w:val="16"/>
          </w:rPr>
          <w:t>nodeList.item</w:t>
        </w:r>
        <w:proofErr w:type="spellEnd"/>
        <w:proofErr w:type="gramEnd"/>
        <w:r w:rsidRPr="00AB20D7">
          <w:rPr>
            <w:rFonts w:ascii="Consolas" w:hAnsi="Consolas" w:cs="Consolas"/>
            <w:color w:val="000000"/>
            <w:kern w:val="0"/>
            <w:sz w:val="16"/>
            <w:szCs w:val="16"/>
          </w:rPr>
          <w:t>(</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61" w:author="l02107" w:date="2015-06-03T13:15:00Z"/>
          <w:rFonts w:ascii="Consolas" w:hAnsi="Consolas" w:cs="Consolas"/>
          <w:kern w:val="0"/>
          <w:sz w:val="16"/>
          <w:szCs w:val="16"/>
        </w:rPr>
      </w:pPr>
    </w:p>
    <w:p w:rsidR="00AB20D7" w:rsidRPr="00AB20D7" w:rsidRDefault="00AB20D7" w:rsidP="00AB20D7">
      <w:pPr>
        <w:autoSpaceDE w:val="0"/>
        <w:autoSpaceDN w:val="0"/>
        <w:adjustRightInd w:val="0"/>
        <w:jc w:val="left"/>
        <w:rPr>
          <w:ins w:id="162" w:author="l02107" w:date="2015-06-03T13:15:00Z"/>
          <w:rFonts w:ascii="Consolas" w:hAnsi="Consolas" w:cs="Consolas"/>
          <w:kern w:val="0"/>
          <w:sz w:val="16"/>
          <w:szCs w:val="16"/>
        </w:rPr>
      </w:pPr>
      <w:ins w:id="16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ZrNode</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zn</w:t>
        </w:r>
        <w:proofErr w:type="spellEnd"/>
        <w:r w:rsidRPr="00AB20D7">
          <w:rPr>
            <w:rFonts w:ascii="Consolas" w:hAnsi="Consolas" w:cs="Consolas"/>
            <w:color w:val="000000"/>
            <w:kern w:val="0"/>
            <w:sz w:val="16"/>
            <w:szCs w:val="16"/>
          </w:rPr>
          <w:t xml:space="preserve"> = </w:t>
        </w:r>
        <w:r w:rsidRPr="00AB20D7">
          <w:rPr>
            <w:rFonts w:ascii="Consolas" w:hAnsi="Consolas" w:cs="Consolas"/>
            <w:b/>
            <w:bCs/>
            <w:color w:val="7F0055"/>
            <w:kern w:val="0"/>
            <w:sz w:val="16"/>
            <w:szCs w:val="16"/>
          </w:rPr>
          <w:t>new</w:t>
        </w:r>
        <w:r w:rsidRPr="00AB20D7">
          <w:rPr>
            <w:rFonts w:ascii="Consolas" w:hAnsi="Consolas" w:cs="Consolas"/>
            <w:color w:val="000000"/>
            <w:kern w:val="0"/>
            <w:sz w:val="16"/>
            <w:szCs w:val="16"/>
          </w:rPr>
          <w:t xml:space="preserve"> </w:t>
        </w:r>
        <w:proofErr w:type="spellStart"/>
        <w:proofErr w:type="gramStart"/>
        <w:r w:rsidRPr="00AB20D7">
          <w:rPr>
            <w:rFonts w:ascii="Consolas" w:hAnsi="Consolas" w:cs="Consolas"/>
            <w:color w:val="000000"/>
            <w:kern w:val="0"/>
            <w:sz w:val="16"/>
            <w:szCs w:val="16"/>
          </w:rPr>
          <w:t>ZrNode</w:t>
        </w:r>
        <w:proofErr w:type="spellEnd"/>
        <w:r w:rsidRPr="00AB20D7">
          <w:rPr>
            <w:rFonts w:ascii="Consolas" w:hAnsi="Consolas" w:cs="Consolas"/>
            <w:color w:val="000000"/>
            <w:kern w:val="0"/>
            <w:sz w:val="16"/>
            <w:szCs w:val="16"/>
          </w:rPr>
          <w:t>(</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64" w:author="l02107" w:date="2015-06-03T13:15:00Z"/>
          <w:rFonts w:ascii="Consolas" w:hAnsi="Consolas" w:cs="Consolas"/>
          <w:kern w:val="0"/>
          <w:sz w:val="16"/>
          <w:szCs w:val="16"/>
        </w:rPr>
      </w:pPr>
      <w:ins w:id="16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switch</w:t>
        </w:r>
        <w:r w:rsidRPr="00AB20D7">
          <w:rPr>
            <w:rFonts w:ascii="Consolas" w:hAnsi="Consolas" w:cs="Consolas"/>
            <w:color w:val="000000"/>
            <w:kern w:val="0"/>
            <w:sz w:val="16"/>
            <w:szCs w:val="16"/>
          </w:rPr>
          <w:t>(</w:t>
        </w:r>
        <w:proofErr w:type="spellStart"/>
        <w:proofErr w:type="gramEnd"/>
        <w:r w:rsidRPr="00AB20D7">
          <w:rPr>
            <w:rFonts w:ascii="Consolas" w:hAnsi="Consolas" w:cs="Consolas"/>
            <w:color w:val="000000"/>
            <w:kern w:val="0"/>
            <w:sz w:val="16"/>
            <w:szCs w:val="16"/>
          </w:rPr>
          <w:t>Integer.</w:t>
        </w:r>
        <w:r w:rsidRPr="00AB20D7">
          <w:rPr>
            <w:rFonts w:ascii="Consolas" w:hAnsi="Consolas" w:cs="Consolas"/>
            <w:i/>
            <w:iCs/>
            <w:color w:val="000000"/>
            <w:kern w:val="0"/>
            <w:sz w:val="16"/>
            <w:szCs w:val="16"/>
          </w:rPr>
          <w:t>parseInt</w:t>
        </w:r>
        <w:proofErr w:type="spellEnd"/>
        <w:r w:rsidRPr="00AB20D7">
          <w:rPr>
            <w:rFonts w:ascii="Consolas" w:hAnsi="Consolas" w:cs="Consolas"/>
            <w:color w:val="000000"/>
            <w:kern w:val="0"/>
            <w:sz w:val="16"/>
            <w:szCs w:val="16"/>
          </w:rPr>
          <w:t>(</w:t>
        </w:r>
        <w:proofErr w:type="spellStart"/>
        <w:r w:rsidRPr="00AB20D7">
          <w:rPr>
            <w:rFonts w:ascii="Consolas" w:hAnsi="Consolas" w:cs="Consolas"/>
            <w:color w:val="000000"/>
            <w:kern w:val="0"/>
            <w:sz w:val="16"/>
            <w:szCs w:val="16"/>
          </w:rPr>
          <w:t>n.getAttribute</w:t>
        </w:r>
        <w:proofErr w:type="spellEnd"/>
        <w:r w:rsidRPr="00AB20D7">
          <w:rPr>
            <w:rFonts w:ascii="Consolas" w:hAnsi="Consolas" w:cs="Consolas"/>
            <w:color w:val="000000"/>
            <w:kern w:val="0"/>
            <w:sz w:val="16"/>
            <w:szCs w:val="16"/>
          </w:rPr>
          <w:t>(</w:t>
        </w:r>
        <w:r w:rsidRPr="00AB20D7">
          <w:rPr>
            <w:rFonts w:ascii="Consolas" w:hAnsi="Consolas" w:cs="Consolas"/>
            <w:color w:val="2A00FF"/>
            <w:kern w:val="0"/>
            <w:sz w:val="16"/>
            <w:szCs w:val="16"/>
          </w:rPr>
          <w:t>"type"</w:t>
        </w:r>
        <w:r w:rsidRPr="00AB20D7">
          <w:rPr>
            <w:rFonts w:ascii="Consolas" w:hAnsi="Consolas" w:cs="Consolas"/>
            <w:color w:val="000000"/>
            <w:kern w:val="0"/>
            <w:sz w:val="16"/>
            <w:szCs w:val="16"/>
          </w:rPr>
          <w:t>))) {</w:t>
        </w:r>
      </w:ins>
    </w:p>
    <w:p w:rsidR="00AB20D7" w:rsidRPr="00AB20D7" w:rsidRDefault="00AB20D7" w:rsidP="00AB20D7">
      <w:pPr>
        <w:autoSpaceDE w:val="0"/>
        <w:autoSpaceDN w:val="0"/>
        <w:adjustRightInd w:val="0"/>
        <w:jc w:val="left"/>
        <w:rPr>
          <w:ins w:id="166" w:author="l02107" w:date="2015-06-03T13:15:00Z"/>
          <w:rFonts w:ascii="Consolas" w:hAnsi="Consolas" w:cs="Consolas"/>
          <w:kern w:val="0"/>
          <w:sz w:val="16"/>
          <w:szCs w:val="16"/>
        </w:rPr>
      </w:pPr>
      <w:ins w:id="16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TYPE_INBOX</w:t>
        </w:r>
        <w:proofErr w:type="spellEnd"/>
        <w:r w:rsidRPr="00AB20D7">
          <w:rPr>
            <w:rFonts w:ascii="Consolas" w:hAnsi="Consolas" w:cs="Consolas"/>
            <w:color w:val="000000"/>
            <w:kern w:val="0"/>
            <w:sz w:val="16"/>
            <w:szCs w:val="16"/>
          </w:rPr>
          <w:t xml:space="preserve">: </w:t>
        </w:r>
      </w:ins>
    </w:p>
    <w:p w:rsidR="00AB20D7" w:rsidRPr="00AB20D7" w:rsidRDefault="00AB20D7" w:rsidP="00AB20D7">
      <w:pPr>
        <w:autoSpaceDE w:val="0"/>
        <w:autoSpaceDN w:val="0"/>
        <w:adjustRightInd w:val="0"/>
        <w:jc w:val="left"/>
        <w:rPr>
          <w:ins w:id="168" w:author="l02107" w:date="2015-06-03T13:15:00Z"/>
          <w:rFonts w:ascii="Consolas" w:hAnsi="Consolas" w:cs="Consolas"/>
          <w:kern w:val="0"/>
          <w:sz w:val="16"/>
          <w:szCs w:val="16"/>
        </w:rPr>
      </w:pPr>
      <w:ins w:id="16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nodeType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TYPE_INBOX</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70" w:author="l02107" w:date="2015-06-03T13:15:00Z"/>
          <w:rFonts w:ascii="Consolas" w:hAnsi="Consolas" w:cs="Consolas"/>
          <w:kern w:val="0"/>
          <w:sz w:val="16"/>
          <w:szCs w:val="16"/>
        </w:rPr>
      </w:pPr>
      <w:ins w:id="17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72" w:author="l02107" w:date="2015-06-03T13:15:00Z"/>
          <w:rFonts w:ascii="Consolas" w:hAnsi="Consolas" w:cs="Consolas"/>
          <w:kern w:val="0"/>
          <w:sz w:val="16"/>
          <w:szCs w:val="16"/>
        </w:rPr>
      </w:pPr>
      <w:ins w:id="173" w:author="l02107" w:date="2015-06-03T13:15:00Z">
        <w:r w:rsidRPr="00AB20D7">
          <w:rPr>
            <w:rFonts w:ascii="Consolas" w:hAnsi="Consolas" w:cs="Consolas"/>
            <w:color w:val="000000"/>
            <w:kern w:val="0"/>
            <w:sz w:val="16"/>
            <w:szCs w:val="16"/>
          </w:rPr>
          <w:lastRenderedPageBreak/>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TYPE_INTENT</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74" w:author="l02107" w:date="2015-06-03T13:15:00Z"/>
          <w:rFonts w:ascii="Consolas" w:hAnsi="Consolas" w:cs="Consolas"/>
          <w:kern w:val="0"/>
          <w:sz w:val="16"/>
          <w:szCs w:val="16"/>
        </w:rPr>
      </w:pPr>
      <w:ins w:id="17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nodeType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TYPE_INTENT</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76" w:author="l02107" w:date="2015-06-03T13:15:00Z"/>
          <w:rFonts w:ascii="Consolas" w:hAnsi="Consolas" w:cs="Consolas"/>
          <w:kern w:val="0"/>
          <w:sz w:val="16"/>
          <w:szCs w:val="16"/>
        </w:rPr>
      </w:pPr>
      <w:ins w:id="17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78" w:author="l02107" w:date="2015-06-03T13:15:00Z"/>
          <w:rFonts w:ascii="Consolas" w:hAnsi="Consolas" w:cs="Consolas"/>
          <w:kern w:val="0"/>
          <w:sz w:val="16"/>
          <w:szCs w:val="16"/>
        </w:rPr>
      </w:pPr>
      <w:ins w:id="17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TYPE_OPTION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80" w:author="l02107" w:date="2015-06-03T13:15:00Z"/>
          <w:rFonts w:ascii="Consolas" w:hAnsi="Consolas" w:cs="Consolas"/>
          <w:kern w:val="0"/>
          <w:sz w:val="16"/>
          <w:szCs w:val="16"/>
        </w:rPr>
      </w:pPr>
      <w:ins w:id="18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nodeType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TYPE_OPTION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82" w:author="l02107" w:date="2015-06-03T13:15:00Z"/>
          <w:rFonts w:ascii="Consolas" w:hAnsi="Consolas" w:cs="Consolas"/>
          <w:kern w:val="0"/>
          <w:sz w:val="16"/>
          <w:szCs w:val="16"/>
        </w:rPr>
      </w:pPr>
      <w:ins w:id="18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84" w:author="l02107" w:date="2015-06-03T13:15:00Z"/>
          <w:rFonts w:ascii="Consolas" w:hAnsi="Consolas" w:cs="Consolas"/>
          <w:kern w:val="0"/>
          <w:sz w:val="16"/>
          <w:szCs w:val="16"/>
        </w:rPr>
      </w:pPr>
      <w:ins w:id="18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TYPE_OPERATION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86" w:author="l02107" w:date="2015-06-03T13:15:00Z"/>
          <w:rFonts w:ascii="Consolas" w:hAnsi="Consolas" w:cs="Consolas"/>
          <w:kern w:val="0"/>
          <w:sz w:val="16"/>
          <w:szCs w:val="16"/>
        </w:rPr>
      </w:pPr>
      <w:ins w:id="18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nodeType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TYPE_OPERATION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88" w:author="l02107" w:date="2015-06-03T13:15:00Z"/>
          <w:rFonts w:ascii="Consolas" w:hAnsi="Consolas" w:cs="Consolas"/>
          <w:kern w:val="0"/>
          <w:sz w:val="16"/>
          <w:szCs w:val="16"/>
        </w:rPr>
      </w:pPr>
      <w:ins w:id="18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90" w:author="l02107" w:date="2015-06-03T13:15:00Z"/>
          <w:rFonts w:ascii="Consolas" w:hAnsi="Consolas" w:cs="Consolas"/>
          <w:kern w:val="0"/>
          <w:sz w:val="16"/>
          <w:szCs w:val="16"/>
        </w:rPr>
      </w:pPr>
      <w:ins w:id="19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TYPE_JUSTIFICATION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92" w:author="l02107" w:date="2015-06-03T13:15:00Z"/>
          <w:rFonts w:ascii="Consolas" w:hAnsi="Consolas" w:cs="Consolas"/>
          <w:kern w:val="0"/>
          <w:sz w:val="16"/>
          <w:szCs w:val="16"/>
        </w:rPr>
      </w:pPr>
      <w:ins w:id="19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nodeType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TYPE_JUSTIFICATION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94" w:author="l02107" w:date="2015-06-03T13:15:00Z"/>
          <w:rFonts w:ascii="Consolas" w:hAnsi="Consolas" w:cs="Consolas"/>
          <w:kern w:val="0"/>
          <w:sz w:val="16"/>
          <w:szCs w:val="16"/>
        </w:rPr>
      </w:pPr>
      <w:ins w:id="19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96" w:author="l02107" w:date="2015-06-03T13:15:00Z"/>
          <w:rFonts w:ascii="Consolas" w:hAnsi="Consolas" w:cs="Consolas"/>
          <w:kern w:val="0"/>
          <w:sz w:val="16"/>
          <w:szCs w:val="16"/>
        </w:rPr>
      </w:pPr>
      <w:ins w:id="19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TYPE_DECISION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198" w:author="l02107" w:date="2015-06-03T13:15:00Z"/>
          <w:rFonts w:ascii="Consolas" w:hAnsi="Consolas" w:cs="Consolas"/>
          <w:kern w:val="0"/>
          <w:sz w:val="16"/>
          <w:szCs w:val="16"/>
        </w:rPr>
      </w:pPr>
      <w:ins w:id="19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nodeType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TYPE_DECISION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00" w:author="l02107" w:date="2015-06-03T13:15:00Z"/>
          <w:rFonts w:ascii="Consolas" w:hAnsi="Consolas" w:cs="Consolas"/>
          <w:kern w:val="0"/>
          <w:sz w:val="16"/>
          <w:szCs w:val="16"/>
        </w:rPr>
      </w:pPr>
      <w:ins w:id="20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02" w:author="l02107" w:date="2015-06-03T13:15:00Z"/>
          <w:rFonts w:ascii="Consolas" w:hAnsi="Consolas" w:cs="Consolas"/>
          <w:kern w:val="0"/>
          <w:sz w:val="16"/>
          <w:szCs w:val="16"/>
        </w:rPr>
      </w:pPr>
      <w:ins w:id="20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default</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04" w:author="l02107" w:date="2015-06-03T13:15:00Z"/>
          <w:rFonts w:ascii="Consolas" w:hAnsi="Consolas" w:cs="Consolas"/>
          <w:kern w:val="0"/>
          <w:sz w:val="16"/>
          <w:szCs w:val="16"/>
        </w:rPr>
      </w:pPr>
      <w:ins w:id="20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throw</w:t>
        </w:r>
        <w:proofErr w:type="gramEnd"/>
        <w:r w:rsidRPr="00AB20D7">
          <w:rPr>
            <w:rFonts w:ascii="Consolas" w:hAnsi="Consolas" w:cs="Consolas"/>
            <w:color w:val="000000"/>
            <w:kern w:val="0"/>
            <w:sz w:val="16"/>
            <w:szCs w:val="16"/>
          </w:rPr>
          <w:t xml:space="preserve"> </w:t>
        </w:r>
        <w:r w:rsidRPr="00AB20D7">
          <w:rPr>
            <w:rFonts w:ascii="Consolas" w:hAnsi="Consolas" w:cs="Consolas"/>
            <w:b/>
            <w:bCs/>
            <w:color w:val="7F0055"/>
            <w:kern w:val="0"/>
            <w:sz w:val="16"/>
            <w:szCs w:val="16"/>
          </w:rPr>
          <w:t>new</w:t>
        </w:r>
        <w:r w:rsidRPr="00AB20D7">
          <w:rPr>
            <w:rFonts w:ascii="Consolas" w:hAnsi="Consolas" w:cs="Consolas"/>
            <w:color w:val="000000"/>
            <w:kern w:val="0"/>
            <w:sz w:val="16"/>
            <w:szCs w:val="16"/>
          </w:rPr>
          <w:t xml:space="preserve"> Exception(</w:t>
        </w:r>
        <w:r w:rsidRPr="00AB20D7">
          <w:rPr>
            <w:rFonts w:ascii="Consolas" w:hAnsi="Consolas" w:cs="Consolas"/>
            <w:color w:val="2A00FF"/>
            <w:kern w:val="0"/>
            <w:sz w:val="16"/>
            <w:szCs w:val="16"/>
          </w:rPr>
          <w:t>"Node "</w:t>
        </w:r>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n.getAttribute</w:t>
        </w:r>
        <w:proofErr w:type="spellEnd"/>
        <w:r w:rsidRPr="00AB20D7">
          <w:rPr>
            <w:rFonts w:ascii="Consolas" w:hAnsi="Consolas" w:cs="Consolas"/>
            <w:color w:val="000000"/>
            <w:kern w:val="0"/>
            <w:sz w:val="16"/>
            <w:szCs w:val="16"/>
          </w:rPr>
          <w:t>(</w:t>
        </w:r>
        <w:r w:rsidRPr="00AB20D7">
          <w:rPr>
            <w:rFonts w:ascii="Consolas" w:hAnsi="Consolas" w:cs="Consolas"/>
            <w:color w:val="2A00FF"/>
            <w:kern w:val="0"/>
            <w:sz w:val="16"/>
            <w:szCs w:val="16"/>
          </w:rPr>
          <w:t>"id"</w:t>
        </w:r>
        <w:r w:rsidRPr="00AB20D7">
          <w:rPr>
            <w:rFonts w:ascii="Consolas" w:hAnsi="Consolas" w:cs="Consolas"/>
            <w:color w:val="000000"/>
            <w:kern w:val="0"/>
            <w:sz w:val="16"/>
            <w:szCs w:val="16"/>
          </w:rPr>
          <w:t xml:space="preserve">) + </w:t>
        </w:r>
        <w:r w:rsidRPr="00AB20D7">
          <w:rPr>
            <w:rFonts w:ascii="Consolas" w:hAnsi="Consolas" w:cs="Consolas"/>
            <w:color w:val="2A00FF"/>
            <w:kern w:val="0"/>
            <w:sz w:val="16"/>
            <w:szCs w:val="16"/>
          </w:rPr>
          <w:t>" has invalid type"</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06" w:author="l02107" w:date="2015-06-03T13:15:00Z"/>
          <w:rFonts w:ascii="Consolas" w:hAnsi="Consolas" w:cs="Consolas"/>
          <w:kern w:val="0"/>
          <w:sz w:val="16"/>
          <w:szCs w:val="16"/>
        </w:rPr>
      </w:pPr>
      <w:ins w:id="20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208" w:author="l02107" w:date="2015-06-03T13:15:00Z"/>
          <w:rFonts w:ascii="Consolas" w:hAnsi="Consolas" w:cs="Consolas"/>
          <w:kern w:val="0"/>
          <w:sz w:val="16"/>
          <w:szCs w:val="16"/>
        </w:rPr>
      </w:pPr>
      <w:ins w:id="20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domNode</w:t>
        </w:r>
        <w:proofErr w:type="spellEnd"/>
        <w:r w:rsidRPr="00AB20D7">
          <w:rPr>
            <w:rFonts w:ascii="Consolas" w:hAnsi="Consolas" w:cs="Consolas"/>
            <w:color w:val="000000"/>
            <w:kern w:val="0"/>
            <w:sz w:val="16"/>
            <w:szCs w:val="16"/>
          </w:rPr>
          <w:t xml:space="preserve"> = n;</w:t>
        </w:r>
      </w:ins>
    </w:p>
    <w:p w:rsidR="00AB20D7" w:rsidRPr="00AB20D7" w:rsidRDefault="00AB20D7" w:rsidP="00AB20D7">
      <w:pPr>
        <w:autoSpaceDE w:val="0"/>
        <w:autoSpaceDN w:val="0"/>
        <w:adjustRightInd w:val="0"/>
        <w:jc w:val="left"/>
        <w:rPr>
          <w:ins w:id="210" w:author="l02107" w:date="2015-06-03T13:15:00Z"/>
          <w:rFonts w:ascii="Consolas" w:hAnsi="Consolas" w:cs="Consolas"/>
          <w:kern w:val="0"/>
          <w:sz w:val="16"/>
          <w:szCs w:val="16"/>
        </w:rPr>
      </w:pPr>
    </w:p>
    <w:p w:rsidR="00AB20D7" w:rsidRPr="00AB20D7" w:rsidRDefault="00AB20D7" w:rsidP="00AB20D7">
      <w:pPr>
        <w:autoSpaceDE w:val="0"/>
        <w:autoSpaceDN w:val="0"/>
        <w:adjustRightInd w:val="0"/>
        <w:jc w:val="left"/>
        <w:rPr>
          <w:ins w:id="211" w:author="l02107" w:date="2015-06-03T13:15:00Z"/>
          <w:rFonts w:ascii="Consolas" w:hAnsi="Consolas" w:cs="Consolas"/>
          <w:kern w:val="0"/>
          <w:sz w:val="16"/>
          <w:szCs w:val="16"/>
        </w:rPr>
      </w:pPr>
      <w:ins w:id="212"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proofErr w:type="gramStart"/>
        <w:r w:rsidRPr="00AB20D7">
          <w:rPr>
            <w:rFonts w:ascii="Consolas" w:hAnsi="Consolas" w:cs="Consolas"/>
            <w:color w:val="0000C0"/>
            <w:kern w:val="0"/>
            <w:sz w:val="16"/>
            <w:szCs w:val="16"/>
          </w:rPr>
          <w:t>nodeMap</w:t>
        </w:r>
        <w:r w:rsidRPr="00AB20D7">
          <w:rPr>
            <w:rFonts w:ascii="Consolas" w:hAnsi="Consolas" w:cs="Consolas"/>
            <w:color w:val="000000"/>
            <w:kern w:val="0"/>
            <w:sz w:val="16"/>
            <w:szCs w:val="16"/>
          </w:rPr>
          <w:t>.put</w:t>
        </w:r>
        <w:proofErr w:type="spellEnd"/>
        <w:r w:rsidRPr="00AB20D7">
          <w:rPr>
            <w:rFonts w:ascii="Consolas" w:hAnsi="Consolas" w:cs="Consolas"/>
            <w:color w:val="000000"/>
            <w:kern w:val="0"/>
            <w:sz w:val="16"/>
            <w:szCs w:val="16"/>
          </w:rPr>
          <w:t>(</w:t>
        </w:r>
        <w:proofErr w:type="spellStart"/>
        <w:proofErr w:type="gramEnd"/>
        <w:r w:rsidRPr="00AB20D7">
          <w:rPr>
            <w:rFonts w:ascii="Consolas" w:hAnsi="Consolas" w:cs="Consolas"/>
            <w:color w:val="000000"/>
            <w:kern w:val="0"/>
            <w:sz w:val="16"/>
            <w:szCs w:val="16"/>
          </w:rPr>
          <w:t>n.getAttribute</w:t>
        </w:r>
        <w:proofErr w:type="spellEnd"/>
        <w:r w:rsidRPr="00AB20D7">
          <w:rPr>
            <w:rFonts w:ascii="Consolas" w:hAnsi="Consolas" w:cs="Consolas"/>
            <w:color w:val="000000"/>
            <w:kern w:val="0"/>
            <w:sz w:val="16"/>
            <w:szCs w:val="16"/>
          </w:rPr>
          <w:t>(</w:t>
        </w:r>
        <w:r w:rsidRPr="00AB20D7">
          <w:rPr>
            <w:rFonts w:ascii="Consolas" w:hAnsi="Consolas" w:cs="Consolas"/>
            <w:color w:val="2A00FF"/>
            <w:kern w:val="0"/>
            <w:sz w:val="16"/>
            <w:szCs w:val="16"/>
          </w:rPr>
          <w:t>"id"</w:t>
        </w:r>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13" w:author="l02107" w:date="2015-06-03T13:15:00Z"/>
          <w:rFonts w:ascii="Consolas" w:hAnsi="Consolas" w:cs="Consolas"/>
          <w:kern w:val="0"/>
          <w:sz w:val="16"/>
          <w:szCs w:val="16"/>
        </w:rPr>
      </w:pPr>
      <w:ins w:id="214"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215" w:author="l02107" w:date="2015-06-03T13:15:00Z"/>
          <w:rFonts w:ascii="Consolas" w:hAnsi="Consolas" w:cs="Consolas"/>
          <w:kern w:val="0"/>
          <w:sz w:val="16"/>
          <w:szCs w:val="16"/>
        </w:rPr>
      </w:pPr>
      <w:ins w:id="216"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ins>
    </w:p>
    <w:p w:rsidR="00AB20D7" w:rsidRPr="00AB20D7" w:rsidRDefault="00AB20D7" w:rsidP="00AB20D7">
      <w:pPr>
        <w:autoSpaceDE w:val="0"/>
        <w:autoSpaceDN w:val="0"/>
        <w:adjustRightInd w:val="0"/>
        <w:jc w:val="left"/>
        <w:rPr>
          <w:ins w:id="217" w:author="l02107" w:date="2015-06-03T13:15:00Z"/>
          <w:rFonts w:ascii="Consolas" w:hAnsi="Consolas" w:cs="Consolas"/>
          <w:kern w:val="0"/>
          <w:sz w:val="16"/>
          <w:szCs w:val="16"/>
        </w:rPr>
      </w:pPr>
      <w:ins w:id="218"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3F7F5F"/>
            <w:kern w:val="0"/>
            <w:sz w:val="16"/>
            <w:szCs w:val="16"/>
          </w:rPr>
          <w:t>// process all the &lt;link&gt;</w:t>
        </w:r>
      </w:ins>
    </w:p>
    <w:p w:rsidR="00AB20D7" w:rsidRPr="00AB20D7" w:rsidRDefault="00AB20D7" w:rsidP="00AB20D7">
      <w:pPr>
        <w:autoSpaceDE w:val="0"/>
        <w:autoSpaceDN w:val="0"/>
        <w:adjustRightInd w:val="0"/>
        <w:jc w:val="left"/>
        <w:rPr>
          <w:ins w:id="219" w:author="l02107" w:date="2015-06-03T13:15:00Z"/>
          <w:rFonts w:ascii="Consolas" w:hAnsi="Consolas" w:cs="Consolas"/>
          <w:kern w:val="0"/>
          <w:sz w:val="16"/>
          <w:szCs w:val="16"/>
        </w:rPr>
      </w:pPr>
      <w:ins w:id="220"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proofErr w:type="gramStart"/>
        <w:r w:rsidRPr="00AB20D7">
          <w:rPr>
            <w:rFonts w:ascii="Consolas" w:hAnsi="Consolas" w:cs="Consolas"/>
            <w:color w:val="000000"/>
            <w:kern w:val="0"/>
            <w:sz w:val="16"/>
            <w:szCs w:val="16"/>
          </w:rPr>
          <w:t>nodeList</w:t>
        </w:r>
        <w:proofErr w:type="spellEnd"/>
        <w:proofErr w:type="gram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C0"/>
            <w:kern w:val="0"/>
            <w:sz w:val="16"/>
            <w:szCs w:val="16"/>
          </w:rPr>
          <w:t>doc</w:t>
        </w:r>
        <w:r w:rsidRPr="00AB20D7">
          <w:rPr>
            <w:rFonts w:ascii="Consolas" w:hAnsi="Consolas" w:cs="Consolas"/>
            <w:color w:val="000000"/>
            <w:kern w:val="0"/>
            <w:sz w:val="16"/>
            <w:szCs w:val="16"/>
          </w:rPr>
          <w:t>.getElementsByTagName</w:t>
        </w:r>
        <w:proofErr w:type="spellEnd"/>
        <w:r w:rsidRPr="00AB20D7">
          <w:rPr>
            <w:rFonts w:ascii="Consolas" w:hAnsi="Consolas" w:cs="Consolas"/>
            <w:color w:val="000000"/>
            <w:kern w:val="0"/>
            <w:sz w:val="16"/>
            <w:szCs w:val="16"/>
          </w:rPr>
          <w:t>(</w:t>
        </w:r>
        <w:r w:rsidRPr="00AB20D7">
          <w:rPr>
            <w:rFonts w:ascii="Consolas" w:hAnsi="Consolas" w:cs="Consolas"/>
            <w:color w:val="2A00FF"/>
            <w:kern w:val="0"/>
            <w:sz w:val="16"/>
            <w:szCs w:val="16"/>
          </w:rPr>
          <w:t>"link"</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21" w:author="l02107" w:date="2015-06-03T13:15:00Z"/>
          <w:rFonts w:ascii="Consolas" w:hAnsi="Consolas" w:cs="Consolas"/>
          <w:kern w:val="0"/>
          <w:sz w:val="16"/>
          <w:szCs w:val="16"/>
        </w:rPr>
      </w:pPr>
      <w:ins w:id="222"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for</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b/>
            <w:bCs/>
            <w:color w:val="7F0055"/>
            <w:kern w:val="0"/>
            <w:sz w:val="16"/>
            <w:szCs w:val="16"/>
          </w:rPr>
          <w:t>int</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 xml:space="preserve"> = 0; </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 xml:space="preserve"> &lt; </w:t>
        </w:r>
        <w:proofErr w:type="spellStart"/>
        <w:r w:rsidRPr="00AB20D7">
          <w:rPr>
            <w:rFonts w:ascii="Consolas" w:hAnsi="Consolas" w:cs="Consolas"/>
            <w:color w:val="000000"/>
            <w:kern w:val="0"/>
            <w:sz w:val="16"/>
            <w:szCs w:val="16"/>
          </w:rPr>
          <w:t>nodeList.getLength</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 {</w:t>
        </w:r>
      </w:ins>
    </w:p>
    <w:p w:rsidR="00AB20D7" w:rsidRPr="00AB20D7" w:rsidRDefault="00AB20D7" w:rsidP="00AB20D7">
      <w:pPr>
        <w:autoSpaceDE w:val="0"/>
        <w:autoSpaceDN w:val="0"/>
        <w:adjustRightInd w:val="0"/>
        <w:jc w:val="left"/>
        <w:rPr>
          <w:ins w:id="223" w:author="l02107" w:date="2015-06-03T13:15:00Z"/>
          <w:rFonts w:ascii="Consolas" w:hAnsi="Consolas" w:cs="Consolas"/>
          <w:kern w:val="0"/>
          <w:sz w:val="16"/>
          <w:szCs w:val="16"/>
        </w:rPr>
      </w:pPr>
      <w:ins w:id="224"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Element n = (Element</w:t>
        </w:r>
        <w:proofErr w:type="gramStart"/>
        <w:r w:rsidRPr="00AB20D7">
          <w:rPr>
            <w:rFonts w:ascii="Consolas" w:hAnsi="Consolas" w:cs="Consolas"/>
            <w:color w:val="000000"/>
            <w:kern w:val="0"/>
            <w:sz w:val="16"/>
            <w:szCs w:val="16"/>
          </w:rPr>
          <w:t>)</w:t>
        </w:r>
        <w:proofErr w:type="spellStart"/>
        <w:r w:rsidRPr="00AB20D7">
          <w:rPr>
            <w:rFonts w:ascii="Consolas" w:hAnsi="Consolas" w:cs="Consolas"/>
            <w:color w:val="000000"/>
            <w:kern w:val="0"/>
            <w:sz w:val="16"/>
            <w:szCs w:val="16"/>
          </w:rPr>
          <w:t>nodeList.item</w:t>
        </w:r>
        <w:proofErr w:type="spellEnd"/>
        <w:proofErr w:type="gramEnd"/>
        <w:r w:rsidRPr="00AB20D7">
          <w:rPr>
            <w:rFonts w:ascii="Consolas" w:hAnsi="Consolas" w:cs="Consolas"/>
            <w:color w:val="000000"/>
            <w:kern w:val="0"/>
            <w:sz w:val="16"/>
            <w:szCs w:val="16"/>
          </w:rPr>
          <w:t>(</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25" w:author="l02107" w:date="2015-06-03T13:15:00Z"/>
          <w:rFonts w:ascii="Consolas" w:hAnsi="Consolas" w:cs="Consolas"/>
          <w:kern w:val="0"/>
          <w:sz w:val="16"/>
          <w:szCs w:val="16"/>
        </w:rPr>
      </w:pPr>
    </w:p>
    <w:p w:rsidR="00AB20D7" w:rsidRPr="00AB20D7" w:rsidRDefault="00AB20D7" w:rsidP="00AB20D7">
      <w:pPr>
        <w:autoSpaceDE w:val="0"/>
        <w:autoSpaceDN w:val="0"/>
        <w:adjustRightInd w:val="0"/>
        <w:jc w:val="left"/>
        <w:rPr>
          <w:ins w:id="226" w:author="l02107" w:date="2015-06-03T13:15:00Z"/>
          <w:rFonts w:ascii="Consolas" w:hAnsi="Consolas" w:cs="Consolas"/>
          <w:kern w:val="0"/>
          <w:sz w:val="16"/>
          <w:szCs w:val="16"/>
        </w:rPr>
      </w:pPr>
      <w:ins w:id="22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ZrLink</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zl</w:t>
        </w:r>
        <w:proofErr w:type="spellEnd"/>
        <w:r w:rsidRPr="00AB20D7">
          <w:rPr>
            <w:rFonts w:ascii="Consolas" w:hAnsi="Consolas" w:cs="Consolas"/>
            <w:color w:val="000000"/>
            <w:kern w:val="0"/>
            <w:sz w:val="16"/>
            <w:szCs w:val="16"/>
          </w:rPr>
          <w:t xml:space="preserve"> = </w:t>
        </w:r>
        <w:r w:rsidRPr="00AB20D7">
          <w:rPr>
            <w:rFonts w:ascii="Consolas" w:hAnsi="Consolas" w:cs="Consolas"/>
            <w:b/>
            <w:bCs/>
            <w:color w:val="7F0055"/>
            <w:kern w:val="0"/>
            <w:sz w:val="16"/>
            <w:szCs w:val="16"/>
          </w:rPr>
          <w:t>new</w:t>
        </w:r>
        <w:r w:rsidRPr="00AB20D7">
          <w:rPr>
            <w:rFonts w:ascii="Consolas" w:hAnsi="Consolas" w:cs="Consolas"/>
            <w:color w:val="000000"/>
            <w:kern w:val="0"/>
            <w:sz w:val="16"/>
            <w:szCs w:val="16"/>
          </w:rPr>
          <w:t xml:space="preserve"> </w:t>
        </w:r>
        <w:proofErr w:type="spellStart"/>
        <w:proofErr w:type="gramStart"/>
        <w:r w:rsidRPr="00AB20D7">
          <w:rPr>
            <w:rFonts w:ascii="Consolas" w:hAnsi="Consolas" w:cs="Consolas"/>
            <w:color w:val="000000"/>
            <w:kern w:val="0"/>
            <w:sz w:val="16"/>
            <w:szCs w:val="16"/>
          </w:rPr>
          <w:t>ZrLink</w:t>
        </w:r>
        <w:proofErr w:type="spellEnd"/>
        <w:r w:rsidRPr="00AB20D7">
          <w:rPr>
            <w:rFonts w:ascii="Consolas" w:hAnsi="Consolas" w:cs="Consolas"/>
            <w:color w:val="000000"/>
            <w:kern w:val="0"/>
            <w:sz w:val="16"/>
            <w:szCs w:val="16"/>
          </w:rPr>
          <w:t>(</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28" w:author="l02107" w:date="2015-06-03T13:15:00Z"/>
          <w:rFonts w:ascii="Consolas" w:hAnsi="Consolas" w:cs="Consolas"/>
          <w:kern w:val="0"/>
          <w:sz w:val="16"/>
          <w:szCs w:val="16"/>
        </w:rPr>
      </w:pPr>
      <w:ins w:id="22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switch</w:t>
        </w:r>
        <w:r w:rsidRPr="00AB20D7">
          <w:rPr>
            <w:rFonts w:ascii="Consolas" w:hAnsi="Consolas" w:cs="Consolas"/>
            <w:color w:val="000000"/>
            <w:kern w:val="0"/>
            <w:sz w:val="16"/>
            <w:szCs w:val="16"/>
          </w:rPr>
          <w:t>(</w:t>
        </w:r>
        <w:proofErr w:type="spellStart"/>
        <w:proofErr w:type="gramEnd"/>
        <w:r w:rsidRPr="00AB20D7">
          <w:rPr>
            <w:rFonts w:ascii="Consolas" w:hAnsi="Consolas" w:cs="Consolas"/>
            <w:color w:val="000000"/>
            <w:kern w:val="0"/>
            <w:sz w:val="16"/>
            <w:szCs w:val="16"/>
            <w:u w:val="single"/>
          </w:rPr>
          <w:t>n.getAttribute</w:t>
        </w:r>
        <w:proofErr w:type="spellEnd"/>
        <w:r w:rsidRPr="00AB20D7">
          <w:rPr>
            <w:rFonts w:ascii="Consolas" w:hAnsi="Consolas" w:cs="Consolas"/>
            <w:color w:val="000000"/>
            <w:kern w:val="0"/>
            <w:sz w:val="16"/>
            <w:szCs w:val="16"/>
            <w:u w:val="single"/>
          </w:rPr>
          <w:t>(</w:t>
        </w:r>
        <w:r w:rsidRPr="00AB20D7">
          <w:rPr>
            <w:rFonts w:ascii="Consolas" w:hAnsi="Consolas" w:cs="Consolas"/>
            <w:color w:val="2A00FF"/>
            <w:kern w:val="0"/>
            <w:sz w:val="16"/>
            <w:szCs w:val="16"/>
            <w:u w:val="single"/>
          </w:rPr>
          <w:t>"label"</w:t>
        </w:r>
        <w:r w:rsidRPr="00AB20D7">
          <w:rPr>
            <w:rFonts w:ascii="Consolas" w:hAnsi="Consolas" w:cs="Consolas"/>
            <w:color w:val="000000"/>
            <w:kern w:val="0"/>
            <w:sz w:val="16"/>
            <w:szCs w:val="16"/>
            <w:u w:val="single"/>
          </w:rPr>
          <w:t>)</w:t>
        </w:r>
        <w:r w:rsidRPr="00AB20D7">
          <w:rPr>
            <w:rFonts w:ascii="Consolas" w:hAnsi="Consolas" w:cs="Consolas"/>
            <w:color w:val="000000"/>
            <w:kern w:val="0"/>
            <w:sz w:val="16"/>
            <w:szCs w:val="16"/>
          </w:rPr>
          <w:t>) {</w:t>
        </w:r>
      </w:ins>
    </w:p>
    <w:p w:rsidR="00AB20D7" w:rsidRPr="00AB20D7" w:rsidRDefault="00AB20D7" w:rsidP="00AB20D7">
      <w:pPr>
        <w:autoSpaceDE w:val="0"/>
        <w:autoSpaceDN w:val="0"/>
        <w:adjustRightInd w:val="0"/>
        <w:jc w:val="left"/>
        <w:rPr>
          <w:ins w:id="230" w:author="l02107" w:date="2015-06-03T13:15:00Z"/>
          <w:rFonts w:ascii="Consolas" w:hAnsi="Consolas" w:cs="Consolas"/>
          <w:kern w:val="0"/>
          <w:sz w:val="16"/>
          <w:szCs w:val="16"/>
        </w:rPr>
      </w:pPr>
      <w:ins w:id="23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r w:rsidRPr="00AB20D7">
          <w:rPr>
            <w:rFonts w:ascii="Consolas" w:hAnsi="Consolas" w:cs="Consolas"/>
            <w:color w:val="2A00FF"/>
            <w:kern w:val="0"/>
            <w:sz w:val="16"/>
            <w:szCs w:val="16"/>
          </w:rPr>
          <w:t>"decomposed-into"</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32" w:author="l02107" w:date="2015-06-03T13:15:00Z"/>
          <w:rFonts w:ascii="Consolas" w:hAnsi="Consolas" w:cs="Consolas"/>
          <w:kern w:val="0"/>
          <w:sz w:val="16"/>
          <w:szCs w:val="16"/>
        </w:rPr>
      </w:pPr>
      <w:ins w:id="23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zl.</w:t>
        </w:r>
        <w:r w:rsidRPr="00AB20D7">
          <w:rPr>
            <w:rFonts w:ascii="Consolas" w:hAnsi="Consolas" w:cs="Consolas"/>
            <w:color w:val="0000C0"/>
            <w:kern w:val="0"/>
            <w:sz w:val="16"/>
            <w:szCs w:val="16"/>
          </w:rPr>
          <w:t>linkType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ZrLink.</w:t>
        </w:r>
        <w:r w:rsidRPr="00AB20D7">
          <w:rPr>
            <w:rFonts w:ascii="Consolas" w:hAnsi="Consolas" w:cs="Consolas"/>
            <w:i/>
            <w:iCs/>
            <w:color w:val="0000C0"/>
            <w:kern w:val="0"/>
            <w:sz w:val="16"/>
            <w:szCs w:val="16"/>
          </w:rPr>
          <w:t>TYPE_DECOMPOSED_INTO</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34" w:author="l02107" w:date="2015-06-03T13:15:00Z"/>
          <w:rFonts w:ascii="Consolas" w:hAnsi="Consolas" w:cs="Consolas"/>
          <w:kern w:val="0"/>
          <w:sz w:val="16"/>
          <w:szCs w:val="16"/>
        </w:rPr>
      </w:pPr>
      <w:ins w:id="23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36" w:author="l02107" w:date="2015-06-03T13:15:00Z"/>
          <w:rFonts w:ascii="Consolas" w:hAnsi="Consolas" w:cs="Consolas"/>
          <w:kern w:val="0"/>
          <w:sz w:val="16"/>
          <w:szCs w:val="16"/>
        </w:rPr>
      </w:pPr>
      <w:ins w:id="23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r w:rsidRPr="00AB20D7">
          <w:rPr>
            <w:rFonts w:ascii="Consolas" w:hAnsi="Consolas" w:cs="Consolas"/>
            <w:color w:val="2A00FF"/>
            <w:kern w:val="0"/>
            <w:sz w:val="16"/>
            <w:szCs w:val="16"/>
          </w:rPr>
          <w:t>"achieve-by"</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38" w:author="l02107" w:date="2015-06-03T13:15:00Z"/>
          <w:rFonts w:ascii="Consolas" w:hAnsi="Consolas" w:cs="Consolas"/>
          <w:kern w:val="0"/>
          <w:sz w:val="16"/>
          <w:szCs w:val="16"/>
        </w:rPr>
      </w:pPr>
      <w:ins w:id="23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zl.</w:t>
        </w:r>
        <w:r w:rsidRPr="00AB20D7">
          <w:rPr>
            <w:rFonts w:ascii="Consolas" w:hAnsi="Consolas" w:cs="Consolas"/>
            <w:color w:val="0000C0"/>
            <w:kern w:val="0"/>
            <w:sz w:val="16"/>
            <w:szCs w:val="16"/>
          </w:rPr>
          <w:t>linkType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ZrLink.</w:t>
        </w:r>
        <w:r w:rsidRPr="00AB20D7">
          <w:rPr>
            <w:rFonts w:ascii="Consolas" w:hAnsi="Consolas" w:cs="Consolas"/>
            <w:i/>
            <w:iCs/>
            <w:color w:val="0000C0"/>
            <w:kern w:val="0"/>
            <w:sz w:val="16"/>
            <w:szCs w:val="16"/>
          </w:rPr>
          <w:t>TYPE_ACHIEVE_BY</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40" w:author="l02107" w:date="2015-06-03T13:15:00Z"/>
          <w:rFonts w:ascii="Consolas" w:hAnsi="Consolas" w:cs="Consolas"/>
          <w:kern w:val="0"/>
          <w:sz w:val="16"/>
          <w:szCs w:val="16"/>
        </w:rPr>
      </w:pPr>
      <w:ins w:id="24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42" w:author="l02107" w:date="2015-06-03T13:15:00Z"/>
          <w:rFonts w:ascii="Consolas" w:hAnsi="Consolas" w:cs="Consolas"/>
          <w:kern w:val="0"/>
          <w:sz w:val="16"/>
          <w:szCs w:val="16"/>
        </w:rPr>
      </w:pPr>
      <w:ins w:id="24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r w:rsidRPr="00AB20D7">
          <w:rPr>
            <w:rFonts w:ascii="Consolas" w:hAnsi="Consolas" w:cs="Consolas"/>
            <w:color w:val="2A00FF"/>
            <w:kern w:val="0"/>
            <w:sz w:val="16"/>
            <w:szCs w:val="16"/>
          </w:rPr>
          <w:t>"decide-by"</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44" w:author="l02107" w:date="2015-06-03T13:15:00Z"/>
          <w:rFonts w:ascii="Consolas" w:hAnsi="Consolas" w:cs="Consolas"/>
          <w:kern w:val="0"/>
          <w:sz w:val="16"/>
          <w:szCs w:val="16"/>
        </w:rPr>
      </w:pPr>
      <w:ins w:id="24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zl.</w:t>
        </w:r>
        <w:r w:rsidRPr="00AB20D7">
          <w:rPr>
            <w:rFonts w:ascii="Consolas" w:hAnsi="Consolas" w:cs="Consolas"/>
            <w:color w:val="0000C0"/>
            <w:kern w:val="0"/>
            <w:sz w:val="16"/>
            <w:szCs w:val="16"/>
          </w:rPr>
          <w:t>linkType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ZrLink.</w:t>
        </w:r>
        <w:r w:rsidRPr="00AB20D7">
          <w:rPr>
            <w:rFonts w:ascii="Consolas" w:hAnsi="Consolas" w:cs="Consolas"/>
            <w:i/>
            <w:iCs/>
            <w:color w:val="0000C0"/>
            <w:kern w:val="0"/>
            <w:sz w:val="16"/>
            <w:szCs w:val="16"/>
          </w:rPr>
          <w:t>TYPE_DECIDE_BY</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46" w:author="l02107" w:date="2015-06-03T13:15:00Z"/>
          <w:rFonts w:ascii="Consolas" w:hAnsi="Consolas" w:cs="Consolas"/>
          <w:kern w:val="0"/>
          <w:sz w:val="16"/>
          <w:szCs w:val="16"/>
        </w:rPr>
      </w:pPr>
      <w:ins w:id="24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48" w:author="l02107" w:date="2015-06-03T13:15:00Z"/>
          <w:rFonts w:ascii="Consolas" w:hAnsi="Consolas" w:cs="Consolas"/>
          <w:kern w:val="0"/>
          <w:sz w:val="16"/>
          <w:szCs w:val="16"/>
        </w:rPr>
      </w:pPr>
      <w:ins w:id="24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r w:rsidRPr="00AB20D7">
          <w:rPr>
            <w:rFonts w:ascii="Consolas" w:hAnsi="Consolas" w:cs="Consolas"/>
            <w:color w:val="2A00FF"/>
            <w:kern w:val="0"/>
            <w:sz w:val="16"/>
            <w:szCs w:val="16"/>
          </w:rPr>
          <w:t>"refer-to"</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50" w:author="l02107" w:date="2015-06-03T13:15:00Z"/>
          <w:rFonts w:ascii="Consolas" w:hAnsi="Consolas" w:cs="Consolas"/>
          <w:kern w:val="0"/>
          <w:sz w:val="16"/>
          <w:szCs w:val="16"/>
        </w:rPr>
      </w:pPr>
      <w:ins w:id="25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zl.</w:t>
        </w:r>
        <w:r w:rsidRPr="00AB20D7">
          <w:rPr>
            <w:rFonts w:ascii="Consolas" w:hAnsi="Consolas" w:cs="Consolas"/>
            <w:color w:val="0000C0"/>
            <w:kern w:val="0"/>
            <w:sz w:val="16"/>
            <w:szCs w:val="16"/>
          </w:rPr>
          <w:t>linkType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ZrLink.</w:t>
        </w:r>
        <w:r w:rsidRPr="00AB20D7">
          <w:rPr>
            <w:rFonts w:ascii="Consolas" w:hAnsi="Consolas" w:cs="Consolas"/>
            <w:i/>
            <w:iCs/>
            <w:color w:val="0000C0"/>
            <w:kern w:val="0"/>
            <w:sz w:val="16"/>
            <w:szCs w:val="16"/>
          </w:rPr>
          <w:t>TYPE_REFER_TO</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52" w:author="l02107" w:date="2015-06-03T13:15:00Z"/>
          <w:rFonts w:ascii="Consolas" w:hAnsi="Consolas" w:cs="Consolas"/>
          <w:kern w:val="0"/>
          <w:sz w:val="16"/>
          <w:szCs w:val="16"/>
        </w:rPr>
      </w:pPr>
      <w:ins w:id="25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54" w:author="l02107" w:date="2015-06-03T13:15:00Z"/>
          <w:rFonts w:ascii="Consolas" w:hAnsi="Consolas" w:cs="Consolas"/>
          <w:kern w:val="0"/>
          <w:sz w:val="16"/>
          <w:szCs w:val="16"/>
        </w:rPr>
      </w:pPr>
      <w:ins w:id="25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r w:rsidRPr="00AB20D7">
          <w:rPr>
            <w:rFonts w:ascii="Consolas" w:hAnsi="Consolas" w:cs="Consolas"/>
            <w:color w:val="2A00FF"/>
            <w:kern w:val="0"/>
            <w:sz w:val="16"/>
            <w:szCs w:val="16"/>
          </w:rPr>
          <w:t>"realized-by"</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56" w:author="l02107" w:date="2015-06-03T13:15:00Z"/>
          <w:rFonts w:ascii="Consolas" w:hAnsi="Consolas" w:cs="Consolas"/>
          <w:kern w:val="0"/>
          <w:sz w:val="16"/>
          <w:szCs w:val="16"/>
        </w:rPr>
      </w:pPr>
      <w:ins w:id="25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zl.</w:t>
        </w:r>
        <w:r w:rsidRPr="00AB20D7">
          <w:rPr>
            <w:rFonts w:ascii="Consolas" w:hAnsi="Consolas" w:cs="Consolas"/>
            <w:color w:val="0000C0"/>
            <w:kern w:val="0"/>
            <w:sz w:val="16"/>
            <w:szCs w:val="16"/>
          </w:rPr>
          <w:t>linkType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ZrLink.</w:t>
        </w:r>
        <w:r w:rsidRPr="00AB20D7">
          <w:rPr>
            <w:rFonts w:ascii="Consolas" w:hAnsi="Consolas" w:cs="Consolas"/>
            <w:i/>
            <w:iCs/>
            <w:color w:val="0000C0"/>
            <w:kern w:val="0"/>
            <w:sz w:val="16"/>
            <w:szCs w:val="16"/>
          </w:rPr>
          <w:t>TYPE_REALIZED_BY</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58" w:author="l02107" w:date="2015-06-03T13:15:00Z"/>
          <w:rFonts w:ascii="Consolas" w:hAnsi="Consolas" w:cs="Consolas"/>
          <w:kern w:val="0"/>
          <w:sz w:val="16"/>
          <w:szCs w:val="16"/>
        </w:rPr>
      </w:pPr>
      <w:ins w:id="259" w:author="l02107" w:date="2015-06-03T13:15:00Z">
        <w:r w:rsidRPr="00AB20D7">
          <w:rPr>
            <w:rFonts w:ascii="Consolas" w:hAnsi="Consolas" w:cs="Consolas"/>
            <w:color w:val="000000"/>
            <w:kern w:val="0"/>
            <w:sz w:val="16"/>
            <w:szCs w:val="16"/>
          </w:rPr>
          <w:lastRenderedPageBreak/>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60" w:author="l02107" w:date="2015-06-03T13:15:00Z"/>
          <w:rFonts w:ascii="Consolas" w:hAnsi="Consolas" w:cs="Consolas"/>
          <w:kern w:val="0"/>
          <w:sz w:val="16"/>
          <w:szCs w:val="16"/>
        </w:rPr>
      </w:pPr>
      <w:ins w:id="26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r w:rsidRPr="00AB20D7">
          <w:rPr>
            <w:rFonts w:ascii="Consolas" w:hAnsi="Consolas" w:cs="Consolas"/>
            <w:color w:val="2A00FF"/>
            <w:kern w:val="0"/>
            <w:sz w:val="16"/>
            <w:szCs w:val="16"/>
          </w:rPr>
          <w:t>"initiate"</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62" w:author="l02107" w:date="2015-06-03T13:15:00Z"/>
          <w:rFonts w:ascii="Consolas" w:hAnsi="Consolas" w:cs="Consolas"/>
          <w:kern w:val="0"/>
          <w:sz w:val="16"/>
          <w:szCs w:val="16"/>
        </w:rPr>
      </w:pPr>
      <w:ins w:id="26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zl.</w:t>
        </w:r>
        <w:r w:rsidRPr="00AB20D7">
          <w:rPr>
            <w:rFonts w:ascii="Consolas" w:hAnsi="Consolas" w:cs="Consolas"/>
            <w:color w:val="0000C0"/>
            <w:kern w:val="0"/>
            <w:sz w:val="16"/>
            <w:szCs w:val="16"/>
          </w:rPr>
          <w:t>linkType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ZrLink.</w:t>
        </w:r>
        <w:r w:rsidRPr="00AB20D7">
          <w:rPr>
            <w:rFonts w:ascii="Consolas" w:hAnsi="Consolas" w:cs="Consolas"/>
            <w:i/>
            <w:iCs/>
            <w:color w:val="0000C0"/>
            <w:kern w:val="0"/>
            <w:sz w:val="16"/>
            <w:szCs w:val="16"/>
          </w:rPr>
          <w:t>TYPE_INITIATE</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64" w:author="l02107" w:date="2015-06-03T13:15:00Z"/>
          <w:rFonts w:ascii="Consolas" w:hAnsi="Consolas" w:cs="Consolas"/>
          <w:kern w:val="0"/>
          <w:sz w:val="16"/>
          <w:szCs w:val="16"/>
        </w:rPr>
      </w:pPr>
      <w:ins w:id="26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66" w:author="l02107" w:date="2015-06-03T13:15:00Z"/>
          <w:rFonts w:ascii="Consolas" w:hAnsi="Consolas" w:cs="Consolas"/>
          <w:kern w:val="0"/>
          <w:sz w:val="16"/>
          <w:szCs w:val="16"/>
        </w:rPr>
      </w:pPr>
      <w:ins w:id="26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r w:rsidRPr="00AB20D7">
          <w:rPr>
            <w:rFonts w:ascii="Consolas" w:hAnsi="Consolas" w:cs="Consolas"/>
            <w:color w:val="2A00FF"/>
            <w:kern w:val="0"/>
            <w:sz w:val="16"/>
            <w:szCs w:val="16"/>
          </w:rPr>
          <w:t>"return-to"</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68" w:author="l02107" w:date="2015-06-03T13:15:00Z"/>
          <w:rFonts w:ascii="Consolas" w:hAnsi="Consolas" w:cs="Consolas"/>
          <w:kern w:val="0"/>
          <w:sz w:val="16"/>
          <w:szCs w:val="16"/>
        </w:rPr>
      </w:pPr>
      <w:ins w:id="26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zl.</w:t>
        </w:r>
        <w:r w:rsidRPr="00AB20D7">
          <w:rPr>
            <w:rFonts w:ascii="Consolas" w:hAnsi="Consolas" w:cs="Consolas"/>
            <w:color w:val="0000C0"/>
            <w:kern w:val="0"/>
            <w:sz w:val="16"/>
            <w:szCs w:val="16"/>
          </w:rPr>
          <w:t>linkType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ZrLink.</w:t>
        </w:r>
        <w:r w:rsidRPr="00AB20D7">
          <w:rPr>
            <w:rFonts w:ascii="Consolas" w:hAnsi="Consolas" w:cs="Consolas"/>
            <w:i/>
            <w:iCs/>
            <w:color w:val="0000C0"/>
            <w:kern w:val="0"/>
            <w:sz w:val="16"/>
            <w:szCs w:val="16"/>
          </w:rPr>
          <w:t>TYPE_RETURN_TO</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70" w:author="l02107" w:date="2015-06-03T13:15:00Z"/>
          <w:rFonts w:ascii="Consolas" w:hAnsi="Consolas" w:cs="Consolas"/>
          <w:kern w:val="0"/>
          <w:sz w:val="16"/>
          <w:szCs w:val="16"/>
        </w:rPr>
      </w:pPr>
      <w:ins w:id="27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72" w:author="l02107" w:date="2015-06-03T13:15:00Z"/>
          <w:rFonts w:ascii="Consolas" w:hAnsi="Consolas" w:cs="Consolas"/>
          <w:kern w:val="0"/>
          <w:sz w:val="16"/>
          <w:szCs w:val="16"/>
        </w:rPr>
      </w:pPr>
      <w:ins w:id="27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case</w:t>
        </w:r>
        <w:proofErr w:type="gramEnd"/>
        <w:r w:rsidRPr="00AB20D7">
          <w:rPr>
            <w:rFonts w:ascii="Consolas" w:hAnsi="Consolas" w:cs="Consolas"/>
            <w:color w:val="000000"/>
            <w:kern w:val="0"/>
            <w:sz w:val="16"/>
            <w:szCs w:val="16"/>
          </w:rPr>
          <w:t xml:space="preserve"> </w:t>
        </w:r>
        <w:r w:rsidRPr="00AB20D7">
          <w:rPr>
            <w:rFonts w:ascii="Consolas" w:hAnsi="Consolas" w:cs="Consolas"/>
            <w:color w:val="2A00FF"/>
            <w:kern w:val="0"/>
            <w:sz w:val="16"/>
            <w:szCs w:val="16"/>
          </w:rPr>
          <w:t>"evolve-to"</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74" w:author="l02107" w:date="2015-06-03T13:15:00Z"/>
          <w:rFonts w:ascii="Consolas" w:hAnsi="Consolas" w:cs="Consolas"/>
          <w:kern w:val="0"/>
          <w:sz w:val="16"/>
          <w:szCs w:val="16"/>
        </w:rPr>
      </w:pPr>
      <w:ins w:id="27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zl.</w:t>
        </w:r>
        <w:r w:rsidRPr="00AB20D7">
          <w:rPr>
            <w:rFonts w:ascii="Consolas" w:hAnsi="Consolas" w:cs="Consolas"/>
            <w:color w:val="0000C0"/>
            <w:kern w:val="0"/>
            <w:sz w:val="16"/>
            <w:szCs w:val="16"/>
          </w:rPr>
          <w:t>linkType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ZrLink.</w:t>
        </w:r>
        <w:r w:rsidRPr="00AB20D7">
          <w:rPr>
            <w:rFonts w:ascii="Consolas" w:hAnsi="Consolas" w:cs="Consolas"/>
            <w:i/>
            <w:iCs/>
            <w:color w:val="0000C0"/>
            <w:kern w:val="0"/>
            <w:sz w:val="16"/>
            <w:szCs w:val="16"/>
          </w:rPr>
          <w:t>TYPE_EVOLVE_TO</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76" w:author="l02107" w:date="2015-06-03T13:15:00Z"/>
          <w:rFonts w:ascii="Consolas" w:hAnsi="Consolas" w:cs="Consolas"/>
          <w:kern w:val="0"/>
          <w:sz w:val="16"/>
          <w:szCs w:val="16"/>
        </w:rPr>
      </w:pPr>
      <w:ins w:id="27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78" w:author="l02107" w:date="2015-06-03T13:15:00Z"/>
          <w:rFonts w:ascii="Consolas" w:hAnsi="Consolas" w:cs="Consolas"/>
          <w:kern w:val="0"/>
          <w:sz w:val="16"/>
          <w:szCs w:val="16"/>
        </w:rPr>
      </w:pPr>
      <w:ins w:id="27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default</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80" w:author="l02107" w:date="2015-06-03T13:15:00Z"/>
          <w:rFonts w:ascii="Consolas" w:hAnsi="Consolas" w:cs="Consolas"/>
          <w:kern w:val="0"/>
          <w:sz w:val="16"/>
          <w:szCs w:val="16"/>
        </w:rPr>
      </w:pPr>
      <w:ins w:id="28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throw</w:t>
        </w:r>
        <w:proofErr w:type="gramEnd"/>
        <w:r w:rsidRPr="00AB20D7">
          <w:rPr>
            <w:rFonts w:ascii="Consolas" w:hAnsi="Consolas" w:cs="Consolas"/>
            <w:color w:val="000000"/>
            <w:kern w:val="0"/>
            <w:sz w:val="16"/>
            <w:szCs w:val="16"/>
          </w:rPr>
          <w:t xml:space="preserve"> </w:t>
        </w:r>
        <w:r w:rsidRPr="00AB20D7">
          <w:rPr>
            <w:rFonts w:ascii="Consolas" w:hAnsi="Consolas" w:cs="Consolas"/>
            <w:b/>
            <w:bCs/>
            <w:color w:val="7F0055"/>
            <w:kern w:val="0"/>
            <w:sz w:val="16"/>
            <w:szCs w:val="16"/>
          </w:rPr>
          <w:t>new</w:t>
        </w:r>
        <w:r w:rsidRPr="00AB20D7">
          <w:rPr>
            <w:rFonts w:ascii="Consolas" w:hAnsi="Consolas" w:cs="Consolas"/>
            <w:color w:val="000000"/>
            <w:kern w:val="0"/>
            <w:sz w:val="16"/>
            <w:szCs w:val="16"/>
          </w:rPr>
          <w:t xml:space="preserve"> Exception(</w:t>
        </w:r>
        <w:r w:rsidRPr="00AB20D7">
          <w:rPr>
            <w:rFonts w:ascii="Consolas" w:hAnsi="Consolas" w:cs="Consolas"/>
            <w:color w:val="2A00FF"/>
            <w:kern w:val="0"/>
            <w:sz w:val="16"/>
            <w:szCs w:val="16"/>
          </w:rPr>
          <w:t>"Link "</w:t>
        </w:r>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n.getAttribute</w:t>
        </w:r>
        <w:proofErr w:type="spellEnd"/>
        <w:r w:rsidRPr="00AB20D7">
          <w:rPr>
            <w:rFonts w:ascii="Consolas" w:hAnsi="Consolas" w:cs="Consolas"/>
            <w:color w:val="000000"/>
            <w:kern w:val="0"/>
            <w:sz w:val="16"/>
            <w:szCs w:val="16"/>
          </w:rPr>
          <w:t>(</w:t>
        </w:r>
        <w:r w:rsidRPr="00AB20D7">
          <w:rPr>
            <w:rFonts w:ascii="Consolas" w:hAnsi="Consolas" w:cs="Consolas"/>
            <w:color w:val="2A00FF"/>
            <w:kern w:val="0"/>
            <w:sz w:val="16"/>
            <w:szCs w:val="16"/>
          </w:rPr>
          <w:t>"id"</w:t>
        </w:r>
        <w:r w:rsidRPr="00AB20D7">
          <w:rPr>
            <w:rFonts w:ascii="Consolas" w:hAnsi="Consolas" w:cs="Consolas"/>
            <w:color w:val="000000"/>
            <w:kern w:val="0"/>
            <w:sz w:val="16"/>
            <w:szCs w:val="16"/>
          </w:rPr>
          <w:t xml:space="preserve">) + </w:t>
        </w:r>
        <w:r w:rsidRPr="00AB20D7">
          <w:rPr>
            <w:rFonts w:ascii="Consolas" w:hAnsi="Consolas" w:cs="Consolas"/>
            <w:color w:val="2A00FF"/>
            <w:kern w:val="0"/>
            <w:sz w:val="16"/>
            <w:szCs w:val="16"/>
          </w:rPr>
          <w:t>" has invalid type"</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82" w:author="l02107" w:date="2015-06-03T13:15:00Z"/>
          <w:rFonts w:ascii="Consolas" w:hAnsi="Consolas" w:cs="Consolas"/>
          <w:kern w:val="0"/>
          <w:sz w:val="16"/>
          <w:szCs w:val="16"/>
        </w:rPr>
      </w:pPr>
      <w:ins w:id="28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284" w:author="l02107" w:date="2015-06-03T13:15:00Z"/>
          <w:rFonts w:ascii="Consolas" w:hAnsi="Consolas" w:cs="Consolas"/>
          <w:kern w:val="0"/>
          <w:sz w:val="16"/>
          <w:szCs w:val="16"/>
        </w:rPr>
      </w:pPr>
      <w:ins w:id="28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zl.</w:t>
        </w:r>
        <w:r w:rsidRPr="00AB20D7">
          <w:rPr>
            <w:rFonts w:ascii="Consolas" w:hAnsi="Consolas" w:cs="Consolas"/>
            <w:color w:val="0000C0"/>
            <w:kern w:val="0"/>
            <w:sz w:val="16"/>
            <w:szCs w:val="16"/>
          </w:rPr>
          <w:t>domNode</w:t>
        </w:r>
        <w:proofErr w:type="spellEnd"/>
        <w:r w:rsidRPr="00AB20D7">
          <w:rPr>
            <w:rFonts w:ascii="Consolas" w:hAnsi="Consolas" w:cs="Consolas"/>
            <w:color w:val="000000"/>
            <w:kern w:val="0"/>
            <w:sz w:val="16"/>
            <w:szCs w:val="16"/>
          </w:rPr>
          <w:t xml:space="preserve"> = n;</w:t>
        </w:r>
      </w:ins>
    </w:p>
    <w:p w:rsidR="00AB20D7" w:rsidRPr="00AB20D7" w:rsidRDefault="00AB20D7" w:rsidP="00AB20D7">
      <w:pPr>
        <w:autoSpaceDE w:val="0"/>
        <w:autoSpaceDN w:val="0"/>
        <w:adjustRightInd w:val="0"/>
        <w:jc w:val="left"/>
        <w:rPr>
          <w:ins w:id="286" w:author="l02107" w:date="2015-06-03T13:15:00Z"/>
          <w:rFonts w:ascii="Consolas" w:hAnsi="Consolas" w:cs="Consolas"/>
          <w:kern w:val="0"/>
          <w:sz w:val="16"/>
          <w:szCs w:val="16"/>
        </w:rPr>
      </w:pPr>
      <w:ins w:id="28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zl.</w:t>
        </w:r>
        <w:r w:rsidRPr="00AB20D7">
          <w:rPr>
            <w:rFonts w:ascii="Consolas" w:hAnsi="Consolas" w:cs="Consolas"/>
            <w:color w:val="0000C0"/>
            <w:kern w:val="0"/>
            <w:sz w:val="16"/>
            <w:szCs w:val="16"/>
          </w:rPr>
          <w:t>to</w:t>
        </w:r>
        <w:r w:rsidRPr="00AB20D7">
          <w:rPr>
            <w:rFonts w:ascii="Consolas" w:hAnsi="Consolas" w:cs="Consolas"/>
            <w:color w:val="000000"/>
            <w:kern w:val="0"/>
            <w:sz w:val="16"/>
            <w:szCs w:val="16"/>
          </w:rPr>
          <w:t xml:space="preserve"> = </w:t>
        </w:r>
        <w:proofErr w:type="spellStart"/>
        <w:proofErr w:type="gramStart"/>
        <w:r w:rsidRPr="00AB20D7">
          <w:rPr>
            <w:rFonts w:ascii="Consolas" w:hAnsi="Consolas" w:cs="Consolas"/>
            <w:color w:val="0000C0"/>
            <w:kern w:val="0"/>
            <w:sz w:val="16"/>
            <w:szCs w:val="16"/>
          </w:rPr>
          <w:t>nodeMap</w:t>
        </w:r>
        <w:r w:rsidRPr="00AB20D7">
          <w:rPr>
            <w:rFonts w:ascii="Consolas" w:hAnsi="Consolas" w:cs="Consolas"/>
            <w:color w:val="000000"/>
            <w:kern w:val="0"/>
            <w:sz w:val="16"/>
            <w:szCs w:val="16"/>
          </w:rPr>
          <w:t>.get</w:t>
        </w:r>
        <w:proofErr w:type="spellEnd"/>
        <w:r w:rsidRPr="00AB20D7">
          <w:rPr>
            <w:rFonts w:ascii="Consolas" w:hAnsi="Consolas" w:cs="Consolas"/>
            <w:color w:val="000000"/>
            <w:kern w:val="0"/>
            <w:sz w:val="16"/>
            <w:szCs w:val="16"/>
          </w:rPr>
          <w:t>(</w:t>
        </w:r>
        <w:proofErr w:type="spellStart"/>
        <w:proofErr w:type="gramEnd"/>
        <w:r w:rsidRPr="00AB20D7">
          <w:rPr>
            <w:rFonts w:ascii="Consolas" w:hAnsi="Consolas" w:cs="Consolas"/>
            <w:color w:val="000000"/>
            <w:kern w:val="0"/>
            <w:sz w:val="16"/>
            <w:szCs w:val="16"/>
          </w:rPr>
          <w:t>n.getAttribute</w:t>
        </w:r>
        <w:proofErr w:type="spellEnd"/>
        <w:r w:rsidRPr="00AB20D7">
          <w:rPr>
            <w:rFonts w:ascii="Consolas" w:hAnsi="Consolas" w:cs="Consolas"/>
            <w:color w:val="000000"/>
            <w:kern w:val="0"/>
            <w:sz w:val="16"/>
            <w:szCs w:val="16"/>
          </w:rPr>
          <w:t>(</w:t>
        </w:r>
        <w:r w:rsidRPr="00AB20D7">
          <w:rPr>
            <w:rFonts w:ascii="Consolas" w:hAnsi="Consolas" w:cs="Consolas"/>
            <w:color w:val="2A00FF"/>
            <w:kern w:val="0"/>
            <w:sz w:val="16"/>
            <w:szCs w:val="16"/>
          </w:rPr>
          <w:t>"from"</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88" w:author="l02107" w:date="2015-06-03T13:15:00Z"/>
          <w:rFonts w:ascii="Consolas" w:hAnsi="Consolas" w:cs="Consolas"/>
          <w:kern w:val="0"/>
          <w:sz w:val="16"/>
          <w:szCs w:val="16"/>
        </w:rPr>
      </w:pPr>
      <w:ins w:id="28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ins>
    </w:p>
    <w:p w:rsidR="00AB20D7" w:rsidRPr="00AB20D7" w:rsidRDefault="00AB20D7" w:rsidP="00AB20D7">
      <w:pPr>
        <w:autoSpaceDE w:val="0"/>
        <w:autoSpaceDN w:val="0"/>
        <w:adjustRightInd w:val="0"/>
        <w:jc w:val="left"/>
        <w:rPr>
          <w:ins w:id="290" w:author="l02107" w:date="2015-06-03T13:15:00Z"/>
          <w:rFonts w:ascii="Consolas" w:hAnsi="Consolas" w:cs="Consolas"/>
          <w:kern w:val="0"/>
          <w:sz w:val="16"/>
          <w:szCs w:val="16"/>
        </w:rPr>
      </w:pPr>
      <w:ins w:id="29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ZrNode</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zn</w:t>
        </w:r>
        <w:proofErr w:type="spellEnd"/>
        <w:r w:rsidRPr="00AB20D7">
          <w:rPr>
            <w:rFonts w:ascii="Consolas" w:hAnsi="Consolas" w:cs="Consolas"/>
            <w:color w:val="000000"/>
            <w:kern w:val="0"/>
            <w:sz w:val="16"/>
            <w:szCs w:val="16"/>
          </w:rPr>
          <w:t xml:space="preserve"> = </w:t>
        </w:r>
        <w:proofErr w:type="spellStart"/>
        <w:proofErr w:type="gramStart"/>
        <w:r w:rsidRPr="00AB20D7">
          <w:rPr>
            <w:rFonts w:ascii="Consolas" w:hAnsi="Consolas" w:cs="Consolas"/>
            <w:color w:val="0000C0"/>
            <w:kern w:val="0"/>
            <w:sz w:val="16"/>
            <w:szCs w:val="16"/>
          </w:rPr>
          <w:t>nodeMap</w:t>
        </w:r>
        <w:r w:rsidRPr="00AB20D7">
          <w:rPr>
            <w:rFonts w:ascii="Consolas" w:hAnsi="Consolas" w:cs="Consolas"/>
            <w:color w:val="000000"/>
            <w:kern w:val="0"/>
            <w:sz w:val="16"/>
            <w:szCs w:val="16"/>
          </w:rPr>
          <w:t>.get</w:t>
        </w:r>
        <w:proofErr w:type="spellEnd"/>
        <w:r w:rsidRPr="00AB20D7">
          <w:rPr>
            <w:rFonts w:ascii="Consolas" w:hAnsi="Consolas" w:cs="Consolas"/>
            <w:color w:val="000000"/>
            <w:kern w:val="0"/>
            <w:sz w:val="16"/>
            <w:szCs w:val="16"/>
          </w:rPr>
          <w:t>(</w:t>
        </w:r>
        <w:proofErr w:type="spellStart"/>
        <w:proofErr w:type="gramEnd"/>
        <w:r w:rsidRPr="00AB20D7">
          <w:rPr>
            <w:rFonts w:ascii="Consolas" w:hAnsi="Consolas" w:cs="Consolas"/>
            <w:color w:val="000000"/>
            <w:kern w:val="0"/>
            <w:sz w:val="16"/>
            <w:szCs w:val="16"/>
          </w:rPr>
          <w:t>n.getAttribute</w:t>
        </w:r>
        <w:proofErr w:type="spellEnd"/>
        <w:r w:rsidRPr="00AB20D7">
          <w:rPr>
            <w:rFonts w:ascii="Consolas" w:hAnsi="Consolas" w:cs="Consolas"/>
            <w:color w:val="000000"/>
            <w:kern w:val="0"/>
            <w:sz w:val="16"/>
            <w:szCs w:val="16"/>
          </w:rPr>
          <w:t>(</w:t>
        </w:r>
        <w:r w:rsidRPr="00AB20D7">
          <w:rPr>
            <w:rFonts w:ascii="Consolas" w:hAnsi="Consolas" w:cs="Consolas"/>
            <w:color w:val="2A00FF"/>
            <w:kern w:val="0"/>
            <w:sz w:val="16"/>
            <w:szCs w:val="16"/>
          </w:rPr>
          <w:t>"to"</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92" w:author="l02107" w:date="2015-06-03T13:15:00Z"/>
          <w:rFonts w:ascii="Consolas" w:hAnsi="Consolas" w:cs="Consolas"/>
          <w:kern w:val="0"/>
          <w:sz w:val="16"/>
          <w:szCs w:val="16"/>
        </w:rPr>
      </w:pPr>
      <w:ins w:id="29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proofErr w:type="gram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linkList</w:t>
        </w:r>
        <w:r w:rsidRPr="00AB20D7">
          <w:rPr>
            <w:rFonts w:ascii="Consolas" w:hAnsi="Consolas" w:cs="Consolas"/>
            <w:color w:val="000000"/>
            <w:kern w:val="0"/>
            <w:sz w:val="16"/>
            <w:szCs w:val="16"/>
          </w:rPr>
          <w:t>.add</w:t>
        </w:r>
        <w:proofErr w:type="spellEnd"/>
        <w:r w:rsidRPr="00AB20D7">
          <w:rPr>
            <w:rFonts w:ascii="Consolas" w:hAnsi="Consolas" w:cs="Consolas"/>
            <w:color w:val="000000"/>
            <w:kern w:val="0"/>
            <w:sz w:val="16"/>
            <w:szCs w:val="16"/>
          </w:rPr>
          <w:t>(</w:t>
        </w:r>
        <w:proofErr w:type="spellStart"/>
        <w:proofErr w:type="gramEnd"/>
        <w:r w:rsidRPr="00AB20D7">
          <w:rPr>
            <w:rFonts w:ascii="Consolas" w:hAnsi="Consolas" w:cs="Consolas"/>
            <w:color w:val="000000"/>
            <w:kern w:val="0"/>
            <w:sz w:val="16"/>
            <w:szCs w:val="16"/>
          </w:rPr>
          <w:t>zl</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294" w:author="l02107" w:date="2015-06-03T13:15:00Z"/>
          <w:rFonts w:ascii="Consolas" w:hAnsi="Consolas" w:cs="Consolas"/>
          <w:kern w:val="0"/>
          <w:sz w:val="16"/>
          <w:szCs w:val="16"/>
        </w:rPr>
      </w:pPr>
      <w:ins w:id="29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296" w:author="l02107" w:date="2015-06-03T13:15:00Z"/>
          <w:rFonts w:ascii="Consolas" w:hAnsi="Consolas" w:cs="Consolas"/>
          <w:kern w:val="0"/>
          <w:sz w:val="16"/>
          <w:szCs w:val="16"/>
        </w:rPr>
      </w:pPr>
      <w:ins w:id="29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ins>
    </w:p>
    <w:p w:rsidR="00AB20D7" w:rsidRPr="00AB20D7" w:rsidRDefault="00AB20D7" w:rsidP="00AB20D7">
      <w:pPr>
        <w:autoSpaceDE w:val="0"/>
        <w:autoSpaceDN w:val="0"/>
        <w:adjustRightInd w:val="0"/>
        <w:jc w:val="left"/>
        <w:rPr>
          <w:ins w:id="298" w:author="l02107" w:date="2015-06-03T13:15:00Z"/>
          <w:rFonts w:ascii="Consolas" w:hAnsi="Consolas" w:cs="Consolas"/>
          <w:kern w:val="0"/>
          <w:sz w:val="16"/>
          <w:szCs w:val="16"/>
        </w:rPr>
      </w:pPr>
      <w:ins w:id="29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3F7F5F"/>
            <w:kern w:val="0"/>
            <w:sz w:val="16"/>
            <w:szCs w:val="16"/>
          </w:rPr>
          <w:t>// get root node</w:t>
        </w:r>
      </w:ins>
    </w:p>
    <w:p w:rsidR="00AB20D7" w:rsidRPr="00AB20D7" w:rsidRDefault="00AB20D7" w:rsidP="00AB20D7">
      <w:pPr>
        <w:autoSpaceDE w:val="0"/>
        <w:autoSpaceDN w:val="0"/>
        <w:adjustRightInd w:val="0"/>
        <w:jc w:val="left"/>
        <w:rPr>
          <w:ins w:id="300" w:author="l02107" w:date="2015-06-03T13:15:00Z"/>
          <w:rFonts w:ascii="Consolas" w:hAnsi="Consolas" w:cs="Consolas"/>
          <w:kern w:val="0"/>
          <w:sz w:val="16"/>
          <w:szCs w:val="16"/>
        </w:rPr>
      </w:pPr>
      <w:ins w:id="30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color w:val="000000"/>
            <w:kern w:val="0"/>
            <w:sz w:val="16"/>
            <w:szCs w:val="16"/>
          </w:rPr>
          <w:t>Object[</w:t>
        </w:r>
        <w:proofErr w:type="gramEnd"/>
        <w:r w:rsidRPr="00AB20D7">
          <w:rPr>
            <w:rFonts w:ascii="Consolas" w:hAnsi="Consolas" w:cs="Consolas"/>
            <w:color w:val="000000"/>
            <w:kern w:val="0"/>
            <w:sz w:val="16"/>
            <w:szCs w:val="16"/>
          </w:rPr>
          <w:t xml:space="preserve">] keys = </w:t>
        </w:r>
        <w:proofErr w:type="spellStart"/>
        <w:r w:rsidRPr="00AB20D7">
          <w:rPr>
            <w:rFonts w:ascii="Consolas" w:hAnsi="Consolas" w:cs="Consolas"/>
            <w:color w:val="0000C0"/>
            <w:kern w:val="0"/>
            <w:sz w:val="16"/>
            <w:szCs w:val="16"/>
          </w:rPr>
          <w:t>nodeMap</w:t>
        </w:r>
        <w:r w:rsidRPr="00AB20D7">
          <w:rPr>
            <w:rFonts w:ascii="Consolas" w:hAnsi="Consolas" w:cs="Consolas"/>
            <w:color w:val="000000"/>
            <w:kern w:val="0"/>
            <w:sz w:val="16"/>
            <w:szCs w:val="16"/>
          </w:rPr>
          <w:t>.keySet</w:t>
        </w:r>
        <w:proofErr w:type="spellEnd"/>
        <w:r w:rsidRPr="00AB20D7">
          <w:rPr>
            <w:rFonts w:ascii="Consolas" w:hAnsi="Consolas" w:cs="Consolas"/>
            <w:color w:val="000000"/>
            <w:kern w:val="0"/>
            <w:sz w:val="16"/>
            <w:szCs w:val="16"/>
          </w:rPr>
          <w:t>().</w:t>
        </w:r>
        <w:proofErr w:type="spellStart"/>
        <w:r w:rsidRPr="00AB20D7">
          <w:rPr>
            <w:rFonts w:ascii="Consolas" w:hAnsi="Consolas" w:cs="Consolas"/>
            <w:color w:val="000000"/>
            <w:kern w:val="0"/>
            <w:sz w:val="16"/>
            <w:szCs w:val="16"/>
          </w:rPr>
          <w:t>toArray</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02" w:author="l02107" w:date="2015-06-03T13:15:00Z"/>
          <w:rFonts w:ascii="Consolas" w:hAnsi="Consolas" w:cs="Consolas"/>
          <w:kern w:val="0"/>
          <w:sz w:val="16"/>
          <w:szCs w:val="16"/>
        </w:rPr>
      </w:pPr>
      <w:ins w:id="30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for</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b/>
            <w:bCs/>
            <w:color w:val="7F0055"/>
            <w:kern w:val="0"/>
            <w:sz w:val="16"/>
            <w:szCs w:val="16"/>
          </w:rPr>
          <w:t>int</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 xml:space="preserve"> = 0; </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 xml:space="preserve"> &lt; </w:t>
        </w:r>
        <w:proofErr w:type="spellStart"/>
        <w:r w:rsidRPr="00AB20D7">
          <w:rPr>
            <w:rFonts w:ascii="Consolas" w:hAnsi="Consolas" w:cs="Consolas"/>
            <w:color w:val="000000"/>
            <w:kern w:val="0"/>
            <w:sz w:val="16"/>
            <w:szCs w:val="16"/>
          </w:rPr>
          <w:t>keys.</w:t>
        </w:r>
        <w:r w:rsidRPr="00AB20D7">
          <w:rPr>
            <w:rFonts w:ascii="Consolas" w:hAnsi="Consolas" w:cs="Consolas"/>
            <w:color w:val="0000C0"/>
            <w:kern w:val="0"/>
            <w:sz w:val="16"/>
            <w:szCs w:val="16"/>
          </w:rPr>
          <w:t>length</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 {</w:t>
        </w:r>
      </w:ins>
    </w:p>
    <w:p w:rsidR="00AB20D7" w:rsidRPr="00AB20D7" w:rsidRDefault="00AB20D7" w:rsidP="00AB20D7">
      <w:pPr>
        <w:autoSpaceDE w:val="0"/>
        <w:autoSpaceDN w:val="0"/>
        <w:adjustRightInd w:val="0"/>
        <w:jc w:val="left"/>
        <w:rPr>
          <w:ins w:id="304" w:author="l02107" w:date="2015-06-03T13:15:00Z"/>
          <w:rFonts w:ascii="Consolas" w:hAnsi="Consolas" w:cs="Consolas"/>
          <w:kern w:val="0"/>
          <w:sz w:val="16"/>
          <w:szCs w:val="16"/>
        </w:rPr>
      </w:pPr>
      <w:ins w:id="30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ZrNode</w:t>
        </w:r>
        <w:proofErr w:type="spell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zn</w:t>
        </w:r>
        <w:proofErr w:type="spellEnd"/>
        <w:r w:rsidRPr="00AB20D7">
          <w:rPr>
            <w:rFonts w:ascii="Consolas" w:hAnsi="Consolas" w:cs="Consolas"/>
            <w:color w:val="000000"/>
            <w:kern w:val="0"/>
            <w:sz w:val="16"/>
            <w:szCs w:val="16"/>
          </w:rPr>
          <w:t xml:space="preserve"> = </w:t>
        </w:r>
        <w:proofErr w:type="spellStart"/>
        <w:proofErr w:type="gramStart"/>
        <w:r w:rsidRPr="00AB20D7">
          <w:rPr>
            <w:rFonts w:ascii="Consolas" w:hAnsi="Consolas" w:cs="Consolas"/>
            <w:color w:val="0000C0"/>
            <w:kern w:val="0"/>
            <w:sz w:val="16"/>
            <w:szCs w:val="16"/>
          </w:rPr>
          <w:t>nodeMap</w:t>
        </w:r>
        <w:r w:rsidRPr="00AB20D7">
          <w:rPr>
            <w:rFonts w:ascii="Consolas" w:hAnsi="Consolas" w:cs="Consolas"/>
            <w:color w:val="000000"/>
            <w:kern w:val="0"/>
            <w:sz w:val="16"/>
            <w:szCs w:val="16"/>
          </w:rPr>
          <w:t>.get</w:t>
        </w:r>
        <w:proofErr w:type="spellEnd"/>
        <w:r w:rsidRPr="00AB20D7">
          <w:rPr>
            <w:rFonts w:ascii="Consolas" w:hAnsi="Consolas" w:cs="Consolas"/>
            <w:color w:val="000000"/>
            <w:kern w:val="0"/>
            <w:sz w:val="16"/>
            <w:szCs w:val="16"/>
          </w:rPr>
          <w:t>(</w:t>
        </w:r>
        <w:proofErr w:type="gramEnd"/>
        <w:r w:rsidRPr="00AB20D7">
          <w:rPr>
            <w:rFonts w:ascii="Consolas" w:hAnsi="Consolas" w:cs="Consolas"/>
            <w:color w:val="000000"/>
            <w:kern w:val="0"/>
            <w:sz w:val="16"/>
            <w:szCs w:val="16"/>
          </w:rPr>
          <w:t>(String)keys[</w:t>
        </w:r>
        <w:proofErr w:type="spellStart"/>
        <w:r w:rsidRPr="00AB20D7">
          <w:rPr>
            <w:rFonts w:ascii="Consolas" w:hAnsi="Consolas" w:cs="Consolas"/>
            <w:color w:val="000000"/>
            <w:kern w:val="0"/>
            <w:sz w:val="16"/>
            <w:szCs w:val="16"/>
          </w:rPr>
          <w:t>i</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06" w:author="l02107" w:date="2015-06-03T13:15:00Z"/>
          <w:rFonts w:ascii="Consolas" w:hAnsi="Consolas" w:cs="Consolas"/>
          <w:kern w:val="0"/>
          <w:sz w:val="16"/>
          <w:szCs w:val="16"/>
        </w:rPr>
      </w:pPr>
    </w:p>
    <w:p w:rsidR="00AB20D7" w:rsidRPr="00AB20D7" w:rsidRDefault="00AB20D7" w:rsidP="00AB20D7">
      <w:pPr>
        <w:autoSpaceDE w:val="0"/>
        <w:autoSpaceDN w:val="0"/>
        <w:adjustRightInd w:val="0"/>
        <w:jc w:val="left"/>
        <w:rPr>
          <w:ins w:id="307" w:author="l02107" w:date="2015-06-03T13:15:00Z"/>
          <w:rFonts w:ascii="Consolas" w:hAnsi="Consolas" w:cs="Consolas"/>
          <w:kern w:val="0"/>
          <w:sz w:val="16"/>
          <w:szCs w:val="16"/>
        </w:rPr>
      </w:pPr>
      <w:ins w:id="308"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3F7F5F"/>
            <w:kern w:val="0"/>
            <w:sz w:val="16"/>
            <w:szCs w:val="16"/>
          </w:rPr>
          <w:t>// only INTENT can be root node</w:t>
        </w:r>
      </w:ins>
    </w:p>
    <w:p w:rsidR="00AB20D7" w:rsidRPr="00AB20D7" w:rsidRDefault="00AB20D7" w:rsidP="00AB20D7">
      <w:pPr>
        <w:autoSpaceDE w:val="0"/>
        <w:autoSpaceDN w:val="0"/>
        <w:adjustRightInd w:val="0"/>
        <w:jc w:val="left"/>
        <w:rPr>
          <w:ins w:id="309" w:author="l02107" w:date="2015-06-03T13:15:00Z"/>
          <w:rFonts w:ascii="Consolas" w:hAnsi="Consolas" w:cs="Consolas"/>
          <w:kern w:val="0"/>
          <w:sz w:val="16"/>
          <w:szCs w:val="16"/>
        </w:rPr>
      </w:pPr>
      <w:ins w:id="310"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if</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nodeType</w:t>
        </w:r>
        <w:proofErr w:type="spell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ZrNode.</w:t>
        </w:r>
        <w:r w:rsidRPr="00AB20D7">
          <w:rPr>
            <w:rFonts w:ascii="Consolas" w:hAnsi="Consolas" w:cs="Consolas"/>
            <w:i/>
            <w:iCs/>
            <w:color w:val="0000C0"/>
            <w:kern w:val="0"/>
            <w:sz w:val="16"/>
            <w:szCs w:val="16"/>
          </w:rPr>
          <w:t>TYPE_INTENT</w:t>
        </w:r>
        <w:proofErr w:type="spellEnd"/>
        <w:r w:rsidRPr="00AB20D7">
          <w:rPr>
            <w:rFonts w:ascii="Consolas" w:hAnsi="Consolas" w:cs="Consolas"/>
            <w:color w:val="000000"/>
            <w:kern w:val="0"/>
            <w:sz w:val="16"/>
            <w:szCs w:val="16"/>
          </w:rPr>
          <w:t>) {</w:t>
        </w:r>
      </w:ins>
    </w:p>
    <w:p w:rsidR="00AB20D7" w:rsidRPr="00AB20D7" w:rsidRDefault="00AB20D7" w:rsidP="00AB20D7">
      <w:pPr>
        <w:autoSpaceDE w:val="0"/>
        <w:autoSpaceDN w:val="0"/>
        <w:adjustRightInd w:val="0"/>
        <w:jc w:val="left"/>
        <w:rPr>
          <w:ins w:id="311" w:author="l02107" w:date="2015-06-03T13:15:00Z"/>
          <w:rFonts w:ascii="Consolas" w:hAnsi="Consolas" w:cs="Consolas"/>
          <w:kern w:val="0"/>
          <w:sz w:val="16"/>
          <w:szCs w:val="16"/>
        </w:rPr>
      </w:pPr>
      <w:ins w:id="312"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continue</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13" w:author="l02107" w:date="2015-06-03T13:15:00Z"/>
          <w:rFonts w:ascii="Consolas" w:hAnsi="Consolas" w:cs="Consolas"/>
          <w:kern w:val="0"/>
          <w:sz w:val="16"/>
          <w:szCs w:val="16"/>
        </w:rPr>
      </w:pPr>
      <w:ins w:id="314"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315" w:author="l02107" w:date="2015-06-03T13:15:00Z"/>
          <w:rFonts w:ascii="Consolas" w:hAnsi="Consolas" w:cs="Consolas"/>
          <w:kern w:val="0"/>
          <w:sz w:val="16"/>
          <w:szCs w:val="16"/>
        </w:rPr>
      </w:pPr>
    </w:p>
    <w:p w:rsidR="00AB20D7" w:rsidRPr="00AB20D7" w:rsidRDefault="00AB20D7" w:rsidP="00AB20D7">
      <w:pPr>
        <w:autoSpaceDE w:val="0"/>
        <w:autoSpaceDN w:val="0"/>
        <w:adjustRightInd w:val="0"/>
        <w:jc w:val="left"/>
        <w:rPr>
          <w:ins w:id="316" w:author="l02107" w:date="2015-06-03T13:15:00Z"/>
          <w:rFonts w:ascii="Consolas" w:hAnsi="Consolas" w:cs="Consolas"/>
          <w:kern w:val="0"/>
          <w:sz w:val="16"/>
          <w:szCs w:val="16"/>
        </w:rPr>
      </w:pPr>
      <w:ins w:id="31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3F7F5F"/>
            <w:kern w:val="0"/>
            <w:sz w:val="16"/>
            <w:szCs w:val="16"/>
          </w:rPr>
          <w:t>// there's an special node with label "Home Window", which should be excluded</w:t>
        </w:r>
      </w:ins>
    </w:p>
    <w:p w:rsidR="00AB20D7" w:rsidRPr="00AB20D7" w:rsidRDefault="00AB20D7" w:rsidP="00AB20D7">
      <w:pPr>
        <w:autoSpaceDE w:val="0"/>
        <w:autoSpaceDN w:val="0"/>
        <w:adjustRightInd w:val="0"/>
        <w:jc w:val="left"/>
        <w:rPr>
          <w:ins w:id="318" w:author="l02107" w:date="2015-06-03T13:15:00Z"/>
          <w:rFonts w:ascii="Consolas" w:hAnsi="Consolas" w:cs="Consolas"/>
          <w:kern w:val="0"/>
          <w:sz w:val="16"/>
          <w:szCs w:val="16"/>
        </w:rPr>
      </w:pPr>
      <w:ins w:id="31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if</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00"/>
            <w:kern w:val="0"/>
            <w:sz w:val="16"/>
            <w:szCs w:val="16"/>
          </w:rPr>
          <w:t>zn.</w:t>
        </w:r>
        <w:r w:rsidRPr="00AB20D7">
          <w:rPr>
            <w:rFonts w:ascii="Consolas" w:hAnsi="Consolas" w:cs="Consolas"/>
            <w:color w:val="0000C0"/>
            <w:kern w:val="0"/>
            <w:sz w:val="16"/>
            <w:szCs w:val="16"/>
          </w:rPr>
          <w:t>domNode</w:t>
        </w:r>
        <w:r w:rsidRPr="00AB20D7">
          <w:rPr>
            <w:rFonts w:ascii="Consolas" w:hAnsi="Consolas" w:cs="Consolas"/>
            <w:color w:val="000000"/>
            <w:kern w:val="0"/>
            <w:sz w:val="16"/>
            <w:szCs w:val="16"/>
          </w:rPr>
          <w:t>.getAttribute</w:t>
        </w:r>
        <w:proofErr w:type="spellEnd"/>
        <w:r w:rsidRPr="00AB20D7">
          <w:rPr>
            <w:rFonts w:ascii="Consolas" w:hAnsi="Consolas" w:cs="Consolas"/>
            <w:color w:val="000000"/>
            <w:kern w:val="0"/>
            <w:sz w:val="16"/>
            <w:szCs w:val="16"/>
          </w:rPr>
          <w:t>(</w:t>
        </w:r>
        <w:r w:rsidRPr="00AB20D7">
          <w:rPr>
            <w:rFonts w:ascii="Consolas" w:hAnsi="Consolas" w:cs="Consolas"/>
            <w:color w:val="2A00FF"/>
            <w:kern w:val="0"/>
            <w:sz w:val="16"/>
            <w:szCs w:val="16"/>
          </w:rPr>
          <w:t>"label"</w:t>
        </w:r>
        <w:r w:rsidRPr="00AB20D7">
          <w:rPr>
            <w:rFonts w:ascii="Consolas" w:hAnsi="Consolas" w:cs="Consolas"/>
            <w:color w:val="000000"/>
            <w:kern w:val="0"/>
            <w:sz w:val="16"/>
            <w:szCs w:val="16"/>
          </w:rPr>
          <w:t>).equals(</w:t>
        </w:r>
        <w:r w:rsidRPr="00AB20D7">
          <w:rPr>
            <w:rFonts w:ascii="Consolas" w:hAnsi="Consolas" w:cs="Consolas"/>
            <w:color w:val="2A00FF"/>
            <w:kern w:val="0"/>
            <w:sz w:val="16"/>
            <w:szCs w:val="16"/>
          </w:rPr>
          <w:t>"Home Window"</w:t>
        </w:r>
        <w:r w:rsidRPr="00AB20D7">
          <w:rPr>
            <w:rFonts w:ascii="Consolas" w:hAnsi="Consolas" w:cs="Consolas"/>
            <w:color w:val="000000"/>
            <w:kern w:val="0"/>
            <w:sz w:val="16"/>
            <w:szCs w:val="16"/>
          </w:rPr>
          <w:t>)) {</w:t>
        </w:r>
      </w:ins>
    </w:p>
    <w:p w:rsidR="00AB20D7" w:rsidRPr="00AB20D7" w:rsidRDefault="00AB20D7" w:rsidP="00AB20D7">
      <w:pPr>
        <w:autoSpaceDE w:val="0"/>
        <w:autoSpaceDN w:val="0"/>
        <w:adjustRightInd w:val="0"/>
        <w:jc w:val="left"/>
        <w:rPr>
          <w:ins w:id="320" w:author="l02107" w:date="2015-06-03T13:15:00Z"/>
          <w:rFonts w:ascii="Consolas" w:hAnsi="Consolas" w:cs="Consolas"/>
          <w:kern w:val="0"/>
          <w:sz w:val="16"/>
          <w:szCs w:val="16"/>
        </w:rPr>
      </w:pPr>
      <w:ins w:id="32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continue</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22" w:author="l02107" w:date="2015-06-03T13:15:00Z"/>
          <w:rFonts w:ascii="Consolas" w:hAnsi="Consolas" w:cs="Consolas"/>
          <w:kern w:val="0"/>
          <w:sz w:val="16"/>
          <w:szCs w:val="16"/>
        </w:rPr>
      </w:pPr>
      <w:ins w:id="32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324" w:author="l02107" w:date="2015-06-03T13:15:00Z"/>
          <w:rFonts w:ascii="Consolas" w:hAnsi="Consolas" w:cs="Consolas"/>
          <w:kern w:val="0"/>
          <w:sz w:val="16"/>
          <w:szCs w:val="16"/>
        </w:rPr>
      </w:pPr>
      <w:ins w:id="32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ins>
    </w:p>
    <w:p w:rsidR="00AB20D7" w:rsidRPr="00AB20D7" w:rsidRDefault="00AB20D7" w:rsidP="00AB20D7">
      <w:pPr>
        <w:autoSpaceDE w:val="0"/>
        <w:autoSpaceDN w:val="0"/>
        <w:adjustRightInd w:val="0"/>
        <w:jc w:val="left"/>
        <w:rPr>
          <w:ins w:id="326" w:author="l02107" w:date="2015-06-03T13:15:00Z"/>
          <w:rFonts w:ascii="Consolas" w:hAnsi="Consolas" w:cs="Consolas"/>
          <w:kern w:val="0"/>
          <w:sz w:val="16"/>
          <w:szCs w:val="16"/>
        </w:rPr>
      </w:pPr>
      <w:ins w:id="32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3F7F5F"/>
            <w:kern w:val="0"/>
            <w:sz w:val="16"/>
            <w:szCs w:val="16"/>
          </w:rPr>
          <w:t>// root node should have no link points to it</w:t>
        </w:r>
      </w:ins>
    </w:p>
    <w:p w:rsidR="00AB20D7" w:rsidRPr="00AB20D7" w:rsidRDefault="00AB20D7" w:rsidP="00AB20D7">
      <w:pPr>
        <w:autoSpaceDE w:val="0"/>
        <w:autoSpaceDN w:val="0"/>
        <w:adjustRightInd w:val="0"/>
        <w:jc w:val="left"/>
        <w:rPr>
          <w:ins w:id="328" w:author="l02107" w:date="2015-06-03T13:15:00Z"/>
          <w:rFonts w:ascii="Consolas" w:hAnsi="Consolas" w:cs="Consolas"/>
          <w:kern w:val="0"/>
          <w:sz w:val="16"/>
          <w:szCs w:val="16"/>
        </w:rPr>
      </w:pPr>
      <w:ins w:id="32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proofErr w:type="gramStart"/>
        <w:r w:rsidRPr="00AB20D7">
          <w:rPr>
            <w:rFonts w:ascii="Consolas" w:hAnsi="Consolas" w:cs="Consolas"/>
            <w:b/>
            <w:bCs/>
            <w:color w:val="7F0055"/>
            <w:kern w:val="0"/>
            <w:sz w:val="16"/>
            <w:szCs w:val="16"/>
          </w:rPr>
          <w:t>boolean</w:t>
        </w:r>
        <w:proofErr w:type="spellEnd"/>
        <w:proofErr w:type="gramEnd"/>
        <w:r w:rsidRPr="00AB20D7">
          <w:rPr>
            <w:rFonts w:ascii="Consolas" w:hAnsi="Consolas" w:cs="Consolas"/>
            <w:color w:val="000000"/>
            <w:kern w:val="0"/>
            <w:sz w:val="16"/>
            <w:szCs w:val="16"/>
          </w:rPr>
          <w:t xml:space="preserve"> found = </w:t>
        </w:r>
        <w:r w:rsidRPr="00AB20D7">
          <w:rPr>
            <w:rFonts w:ascii="Consolas" w:hAnsi="Consolas" w:cs="Consolas"/>
            <w:b/>
            <w:bCs/>
            <w:color w:val="7F0055"/>
            <w:kern w:val="0"/>
            <w:sz w:val="16"/>
            <w:szCs w:val="16"/>
          </w:rPr>
          <w:t>false</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30" w:author="l02107" w:date="2015-06-03T13:15:00Z"/>
          <w:rFonts w:ascii="Consolas" w:hAnsi="Consolas" w:cs="Consolas"/>
          <w:kern w:val="0"/>
          <w:sz w:val="16"/>
          <w:szCs w:val="16"/>
        </w:rPr>
      </w:pPr>
      <w:ins w:id="33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for</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b/>
            <w:bCs/>
            <w:color w:val="7F0055"/>
            <w:kern w:val="0"/>
            <w:sz w:val="16"/>
            <w:szCs w:val="16"/>
          </w:rPr>
          <w:t>int</w:t>
        </w:r>
        <w:proofErr w:type="spellEnd"/>
        <w:r w:rsidRPr="00AB20D7">
          <w:rPr>
            <w:rFonts w:ascii="Consolas" w:hAnsi="Consolas" w:cs="Consolas"/>
            <w:color w:val="000000"/>
            <w:kern w:val="0"/>
            <w:sz w:val="16"/>
            <w:szCs w:val="16"/>
          </w:rPr>
          <w:t xml:space="preserve"> j = 0; j &lt; </w:t>
        </w:r>
        <w:proofErr w:type="spellStart"/>
        <w:r w:rsidRPr="00AB20D7">
          <w:rPr>
            <w:rFonts w:ascii="Consolas" w:hAnsi="Consolas" w:cs="Consolas"/>
            <w:color w:val="000000"/>
            <w:kern w:val="0"/>
            <w:sz w:val="16"/>
            <w:szCs w:val="16"/>
          </w:rPr>
          <w:t>keys.</w:t>
        </w:r>
        <w:r w:rsidRPr="00AB20D7">
          <w:rPr>
            <w:rFonts w:ascii="Consolas" w:hAnsi="Consolas" w:cs="Consolas"/>
            <w:color w:val="0000C0"/>
            <w:kern w:val="0"/>
            <w:sz w:val="16"/>
            <w:szCs w:val="16"/>
          </w:rPr>
          <w:t>length</w:t>
        </w:r>
        <w:proofErr w:type="spellEnd"/>
        <w:r w:rsidRPr="00AB20D7">
          <w:rPr>
            <w:rFonts w:ascii="Consolas" w:hAnsi="Consolas" w:cs="Consolas"/>
            <w:color w:val="000000"/>
            <w:kern w:val="0"/>
            <w:sz w:val="16"/>
            <w:szCs w:val="16"/>
          </w:rPr>
          <w:t>; j++) {</w:t>
        </w:r>
      </w:ins>
    </w:p>
    <w:p w:rsidR="00AB20D7" w:rsidRPr="00AB20D7" w:rsidRDefault="00AB20D7" w:rsidP="00AB20D7">
      <w:pPr>
        <w:autoSpaceDE w:val="0"/>
        <w:autoSpaceDN w:val="0"/>
        <w:adjustRightInd w:val="0"/>
        <w:jc w:val="left"/>
        <w:rPr>
          <w:ins w:id="332" w:author="l02107" w:date="2015-06-03T13:15:00Z"/>
          <w:rFonts w:ascii="Consolas" w:hAnsi="Consolas" w:cs="Consolas"/>
          <w:kern w:val="0"/>
          <w:sz w:val="16"/>
          <w:szCs w:val="16"/>
        </w:rPr>
      </w:pPr>
      <w:ins w:id="33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r w:rsidRPr="00AB20D7">
          <w:rPr>
            <w:rFonts w:ascii="Consolas" w:hAnsi="Consolas" w:cs="Consolas"/>
            <w:color w:val="000000"/>
            <w:kern w:val="0"/>
            <w:sz w:val="16"/>
            <w:szCs w:val="16"/>
          </w:rPr>
          <w:t>ZrNode</w:t>
        </w:r>
        <w:proofErr w:type="spellEnd"/>
        <w:r w:rsidRPr="00AB20D7">
          <w:rPr>
            <w:rFonts w:ascii="Consolas" w:hAnsi="Consolas" w:cs="Consolas"/>
            <w:color w:val="000000"/>
            <w:kern w:val="0"/>
            <w:sz w:val="16"/>
            <w:szCs w:val="16"/>
          </w:rPr>
          <w:t xml:space="preserve"> zn2 = </w:t>
        </w:r>
        <w:proofErr w:type="spellStart"/>
        <w:proofErr w:type="gramStart"/>
        <w:r w:rsidRPr="00AB20D7">
          <w:rPr>
            <w:rFonts w:ascii="Consolas" w:hAnsi="Consolas" w:cs="Consolas"/>
            <w:color w:val="0000C0"/>
            <w:kern w:val="0"/>
            <w:sz w:val="16"/>
            <w:szCs w:val="16"/>
          </w:rPr>
          <w:t>nodeMap</w:t>
        </w:r>
        <w:r w:rsidRPr="00AB20D7">
          <w:rPr>
            <w:rFonts w:ascii="Consolas" w:hAnsi="Consolas" w:cs="Consolas"/>
            <w:color w:val="000000"/>
            <w:kern w:val="0"/>
            <w:sz w:val="16"/>
            <w:szCs w:val="16"/>
          </w:rPr>
          <w:t>.get</w:t>
        </w:r>
        <w:proofErr w:type="spellEnd"/>
        <w:r w:rsidRPr="00AB20D7">
          <w:rPr>
            <w:rFonts w:ascii="Consolas" w:hAnsi="Consolas" w:cs="Consolas"/>
            <w:color w:val="000000"/>
            <w:kern w:val="0"/>
            <w:sz w:val="16"/>
            <w:szCs w:val="16"/>
          </w:rPr>
          <w:t>(</w:t>
        </w:r>
        <w:proofErr w:type="gramEnd"/>
        <w:r w:rsidRPr="00AB20D7">
          <w:rPr>
            <w:rFonts w:ascii="Consolas" w:hAnsi="Consolas" w:cs="Consolas"/>
            <w:color w:val="000000"/>
            <w:kern w:val="0"/>
            <w:sz w:val="16"/>
            <w:szCs w:val="16"/>
          </w:rPr>
          <w:t>(String)keys[j]);</w:t>
        </w:r>
      </w:ins>
    </w:p>
    <w:p w:rsidR="00AB20D7" w:rsidRPr="00AB20D7" w:rsidRDefault="00AB20D7" w:rsidP="00AB20D7">
      <w:pPr>
        <w:autoSpaceDE w:val="0"/>
        <w:autoSpaceDN w:val="0"/>
        <w:adjustRightInd w:val="0"/>
        <w:jc w:val="left"/>
        <w:rPr>
          <w:ins w:id="334" w:author="l02107" w:date="2015-06-03T13:15:00Z"/>
          <w:rFonts w:ascii="Consolas" w:hAnsi="Consolas" w:cs="Consolas"/>
          <w:kern w:val="0"/>
          <w:sz w:val="16"/>
          <w:szCs w:val="16"/>
        </w:rPr>
      </w:pPr>
      <w:ins w:id="33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for</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b/>
            <w:bCs/>
            <w:color w:val="7F0055"/>
            <w:kern w:val="0"/>
            <w:sz w:val="16"/>
            <w:szCs w:val="16"/>
          </w:rPr>
          <w:t>int</w:t>
        </w:r>
        <w:proofErr w:type="spellEnd"/>
        <w:r w:rsidRPr="00AB20D7">
          <w:rPr>
            <w:rFonts w:ascii="Consolas" w:hAnsi="Consolas" w:cs="Consolas"/>
            <w:color w:val="000000"/>
            <w:kern w:val="0"/>
            <w:sz w:val="16"/>
            <w:szCs w:val="16"/>
          </w:rPr>
          <w:t xml:space="preserve"> k = 0; k &lt; zn2.</w:t>
        </w:r>
        <w:r w:rsidRPr="00AB20D7">
          <w:rPr>
            <w:rFonts w:ascii="Consolas" w:hAnsi="Consolas" w:cs="Consolas"/>
            <w:color w:val="0000C0"/>
            <w:kern w:val="0"/>
            <w:sz w:val="16"/>
            <w:szCs w:val="16"/>
          </w:rPr>
          <w:t>linkList</w:t>
        </w:r>
        <w:r w:rsidRPr="00AB20D7">
          <w:rPr>
            <w:rFonts w:ascii="Consolas" w:hAnsi="Consolas" w:cs="Consolas"/>
            <w:color w:val="000000"/>
            <w:kern w:val="0"/>
            <w:sz w:val="16"/>
            <w:szCs w:val="16"/>
          </w:rPr>
          <w:t>.size(); k++) {</w:t>
        </w:r>
      </w:ins>
    </w:p>
    <w:p w:rsidR="00AB20D7" w:rsidRPr="00AB20D7" w:rsidRDefault="00AB20D7" w:rsidP="00AB20D7">
      <w:pPr>
        <w:autoSpaceDE w:val="0"/>
        <w:autoSpaceDN w:val="0"/>
        <w:adjustRightInd w:val="0"/>
        <w:jc w:val="left"/>
        <w:rPr>
          <w:ins w:id="336" w:author="l02107" w:date="2015-06-03T13:15:00Z"/>
          <w:rFonts w:ascii="Consolas" w:hAnsi="Consolas" w:cs="Consolas"/>
          <w:kern w:val="0"/>
          <w:sz w:val="16"/>
          <w:szCs w:val="16"/>
        </w:rPr>
      </w:pPr>
      <w:ins w:id="33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if</w:t>
        </w:r>
        <w:proofErr w:type="gramEnd"/>
        <w:r w:rsidRPr="00AB20D7">
          <w:rPr>
            <w:rFonts w:ascii="Consolas" w:hAnsi="Consolas" w:cs="Consolas"/>
            <w:color w:val="000000"/>
            <w:kern w:val="0"/>
            <w:sz w:val="16"/>
            <w:szCs w:val="16"/>
          </w:rPr>
          <w:t xml:space="preserve"> (zn2.</w:t>
        </w:r>
        <w:r w:rsidRPr="00AB20D7">
          <w:rPr>
            <w:rFonts w:ascii="Consolas" w:hAnsi="Consolas" w:cs="Consolas"/>
            <w:color w:val="0000C0"/>
            <w:kern w:val="0"/>
            <w:sz w:val="16"/>
            <w:szCs w:val="16"/>
          </w:rPr>
          <w:t>linkList</w:t>
        </w:r>
        <w:r w:rsidRPr="00AB20D7">
          <w:rPr>
            <w:rFonts w:ascii="Consolas" w:hAnsi="Consolas" w:cs="Consolas"/>
            <w:color w:val="000000"/>
            <w:kern w:val="0"/>
            <w:sz w:val="16"/>
            <w:szCs w:val="16"/>
          </w:rPr>
          <w:t>.get(k).</w:t>
        </w:r>
        <w:r w:rsidRPr="00AB20D7">
          <w:rPr>
            <w:rFonts w:ascii="Consolas" w:hAnsi="Consolas" w:cs="Consolas"/>
            <w:color w:val="0000C0"/>
            <w:kern w:val="0"/>
            <w:sz w:val="16"/>
            <w:szCs w:val="16"/>
          </w:rPr>
          <w:t>to</w:t>
        </w:r>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zn</w:t>
        </w:r>
        <w:proofErr w:type="spellEnd"/>
        <w:r w:rsidRPr="00AB20D7">
          <w:rPr>
            <w:rFonts w:ascii="Consolas" w:hAnsi="Consolas" w:cs="Consolas"/>
            <w:color w:val="000000"/>
            <w:kern w:val="0"/>
            <w:sz w:val="16"/>
            <w:szCs w:val="16"/>
          </w:rPr>
          <w:t>) {</w:t>
        </w:r>
      </w:ins>
    </w:p>
    <w:p w:rsidR="00AB20D7" w:rsidRPr="00AB20D7" w:rsidRDefault="00AB20D7" w:rsidP="00AB20D7">
      <w:pPr>
        <w:autoSpaceDE w:val="0"/>
        <w:autoSpaceDN w:val="0"/>
        <w:adjustRightInd w:val="0"/>
        <w:jc w:val="left"/>
        <w:rPr>
          <w:ins w:id="338" w:author="l02107" w:date="2015-06-03T13:15:00Z"/>
          <w:rFonts w:ascii="Consolas" w:hAnsi="Consolas" w:cs="Consolas"/>
          <w:kern w:val="0"/>
          <w:sz w:val="16"/>
          <w:szCs w:val="16"/>
        </w:rPr>
      </w:pPr>
      <w:ins w:id="33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color w:val="000000"/>
            <w:kern w:val="0"/>
            <w:sz w:val="16"/>
            <w:szCs w:val="16"/>
          </w:rPr>
          <w:t>found</w:t>
        </w:r>
        <w:proofErr w:type="gramEnd"/>
        <w:r w:rsidRPr="00AB20D7">
          <w:rPr>
            <w:rFonts w:ascii="Consolas" w:hAnsi="Consolas" w:cs="Consolas"/>
            <w:color w:val="000000"/>
            <w:kern w:val="0"/>
            <w:sz w:val="16"/>
            <w:szCs w:val="16"/>
          </w:rPr>
          <w:t xml:space="preserve"> = </w:t>
        </w:r>
        <w:r w:rsidRPr="00AB20D7">
          <w:rPr>
            <w:rFonts w:ascii="Consolas" w:hAnsi="Consolas" w:cs="Consolas"/>
            <w:b/>
            <w:bCs/>
            <w:color w:val="7F0055"/>
            <w:kern w:val="0"/>
            <w:sz w:val="16"/>
            <w:szCs w:val="16"/>
          </w:rPr>
          <w:t>true</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40" w:author="l02107" w:date="2015-06-03T13:15:00Z"/>
          <w:rFonts w:ascii="Consolas" w:hAnsi="Consolas" w:cs="Consolas"/>
          <w:kern w:val="0"/>
          <w:sz w:val="16"/>
          <w:szCs w:val="16"/>
        </w:rPr>
      </w:pPr>
      <w:ins w:id="34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42" w:author="l02107" w:date="2015-06-03T13:15:00Z"/>
          <w:rFonts w:ascii="Consolas" w:hAnsi="Consolas" w:cs="Consolas"/>
          <w:kern w:val="0"/>
          <w:sz w:val="16"/>
          <w:szCs w:val="16"/>
        </w:rPr>
      </w:pPr>
      <w:ins w:id="34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344" w:author="l02107" w:date="2015-06-03T13:15:00Z"/>
          <w:rFonts w:ascii="Consolas" w:hAnsi="Consolas" w:cs="Consolas"/>
          <w:kern w:val="0"/>
          <w:sz w:val="16"/>
          <w:szCs w:val="16"/>
        </w:rPr>
      </w:pPr>
      <w:ins w:id="345" w:author="l02107" w:date="2015-06-03T13:15:00Z">
        <w:r w:rsidRPr="00AB20D7">
          <w:rPr>
            <w:rFonts w:ascii="Consolas" w:hAnsi="Consolas" w:cs="Consolas"/>
            <w:color w:val="000000"/>
            <w:kern w:val="0"/>
            <w:sz w:val="16"/>
            <w:szCs w:val="16"/>
          </w:rPr>
          <w:lastRenderedPageBreak/>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346" w:author="l02107" w:date="2015-06-03T13:15:00Z"/>
          <w:rFonts w:ascii="Consolas" w:hAnsi="Consolas" w:cs="Consolas"/>
          <w:kern w:val="0"/>
          <w:sz w:val="16"/>
          <w:szCs w:val="16"/>
        </w:rPr>
      </w:pPr>
      <w:ins w:id="34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if</w:t>
        </w:r>
        <w:proofErr w:type="gramEnd"/>
        <w:r w:rsidRPr="00AB20D7">
          <w:rPr>
            <w:rFonts w:ascii="Consolas" w:hAnsi="Consolas" w:cs="Consolas"/>
            <w:color w:val="000000"/>
            <w:kern w:val="0"/>
            <w:sz w:val="16"/>
            <w:szCs w:val="16"/>
          </w:rPr>
          <w:t xml:space="preserve"> (found) {</w:t>
        </w:r>
      </w:ins>
    </w:p>
    <w:p w:rsidR="00AB20D7" w:rsidRPr="00AB20D7" w:rsidRDefault="00AB20D7" w:rsidP="00AB20D7">
      <w:pPr>
        <w:autoSpaceDE w:val="0"/>
        <w:autoSpaceDN w:val="0"/>
        <w:adjustRightInd w:val="0"/>
        <w:jc w:val="left"/>
        <w:rPr>
          <w:ins w:id="348" w:author="l02107" w:date="2015-06-03T13:15:00Z"/>
          <w:rFonts w:ascii="Consolas" w:hAnsi="Consolas" w:cs="Consolas"/>
          <w:kern w:val="0"/>
          <w:sz w:val="16"/>
          <w:szCs w:val="16"/>
        </w:rPr>
      </w:pPr>
      <w:ins w:id="34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50" w:author="l02107" w:date="2015-06-03T13:15:00Z"/>
          <w:rFonts w:ascii="Consolas" w:hAnsi="Consolas" w:cs="Consolas"/>
          <w:kern w:val="0"/>
          <w:sz w:val="16"/>
          <w:szCs w:val="16"/>
        </w:rPr>
      </w:pPr>
      <w:ins w:id="351"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352" w:author="l02107" w:date="2015-06-03T13:15:00Z"/>
          <w:rFonts w:ascii="Consolas" w:hAnsi="Consolas" w:cs="Consolas"/>
          <w:kern w:val="0"/>
          <w:sz w:val="16"/>
          <w:szCs w:val="16"/>
        </w:rPr>
      </w:pPr>
      <w:ins w:id="353"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354" w:author="l02107" w:date="2015-06-03T13:15:00Z"/>
          <w:rFonts w:ascii="Consolas" w:hAnsi="Consolas" w:cs="Consolas"/>
          <w:kern w:val="0"/>
          <w:sz w:val="16"/>
          <w:szCs w:val="16"/>
        </w:rPr>
      </w:pPr>
      <w:ins w:id="355"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if</w:t>
        </w:r>
        <w:proofErr w:type="gramEnd"/>
        <w:r w:rsidRPr="00AB20D7">
          <w:rPr>
            <w:rFonts w:ascii="Consolas" w:hAnsi="Consolas" w:cs="Consolas"/>
            <w:color w:val="000000"/>
            <w:kern w:val="0"/>
            <w:sz w:val="16"/>
            <w:szCs w:val="16"/>
          </w:rPr>
          <w:t xml:space="preserve"> (found) {</w:t>
        </w:r>
      </w:ins>
    </w:p>
    <w:p w:rsidR="00AB20D7" w:rsidRPr="00AB20D7" w:rsidRDefault="00AB20D7" w:rsidP="00AB20D7">
      <w:pPr>
        <w:autoSpaceDE w:val="0"/>
        <w:autoSpaceDN w:val="0"/>
        <w:adjustRightInd w:val="0"/>
        <w:jc w:val="left"/>
        <w:rPr>
          <w:ins w:id="356" w:author="l02107" w:date="2015-06-03T13:15:00Z"/>
          <w:rFonts w:ascii="Consolas" w:hAnsi="Consolas" w:cs="Consolas"/>
          <w:kern w:val="0"/>
          <w:sz w:val="16"/>
          <w:szCs w:val="16"/>
        </w:rPr>
      </w:pPr>
      <w:ins w:id="357"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continue</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58" w:author="l02107" w:date="2015-06-03T13:15:00Z"/>
          <w:rFonts w:ascii="Consolas" w:hAnsi="Consolas" w:cs="Consolas"/>
          <w:kern w:val="0"/>
          <w:sz w:val="16"/>
          <w:szCs w:val="16"/>
        </w:rPr>
      </w:pPr>
      <w:ins w:id="359"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360" w:author="l02107" w:date="2015-06-03T13:15:00Z"/>
          <w:rFonts w:ascii="Consolas" w:hAnsi="Consolas" w:cs="Consolas"/>
          <w:kern w:val="0"/>
          <w:sz w:val="16"/>
          <w:szCs w:val="16"/>
        </w:rPr>
      </w:pPr>
    </w:p>
    <w:p w:rsidR="00AB20D7" w:rsidRPr="00AB20D7" w:rsidRDefault="00AB20D7" w:rsidP="00AB20D7">
      <w:pPr>
        <w:autoSpaceDE w:val="0"/>
        <w:autoSpaceDN w:val="0"/>
        <w:adjustRightInd w:val="0"/>
        <w:jc w:val="left"/>
        <w:rPr>
          <w:ins w:id="361" w:author="l02107" w:date="2015-06-03T13:15:00Z"/>
          <w:rFonts w:ascii="Consolas" w:hAnsi="Consolas" w:cs="Consolas"/>
          <w:kern w:val="0"/>
          <w:sz w:val="16"/>
          <w:szCs w:val="16"/>
        </w:rPr>
      </w:pPr>
      <w:ins w:id="362"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spellStart"/>
        <w:proofErr w:type="gramStart"/>
        <w:r w:rsidRPr="00AB20D7">
          <w:rPr>
            <w:rFonts w:ascii="Consolas" w:hAnsi="Consolas" w:cs="Consolas"/>
            <w:color w:val="0000C0"/>
            <w:kern w:val="0"/>
            <w:sz w:val="16"/>
            <w:szCs w:val="16"/>
          </w:rPr>
          <w:t>rootNode</w:t>
        </w:r>
        <w:proofErr w:type="spellEnd"/>
        <w:proofErr w:type="gramEnd"/>
        <w:r w:rsidRPr="00AB20D7">
          <w:rPr>
            <w:rFonts w:ascii="Consolas" w:hAnsi="Consolas" w:cs="Consolas"/>
            <w:color w:val="000000"/>
            <w:kern w:val="0"/>
            <w:sz w:val="16"/>
            <w:szCs w:val="16"/>
          </w:rPr>
          <w:t xml:space="preserve"> = </w:t>
        </w:r>
        <w:proofErr w:type="spellStart"/>
        <w:r w:rsidRPr="00AB20D7">
          <w:rPr>
            <w:rFonts w:ascii="Consolas" w:hAnsi="Consolas" w:cs="Consolas"/>
            <w:color w:val="000000"/>
            <w:kern w:val="0"/>
            <w:sz w:val="16"/>
            <w:szCs w:val="16"/>
          </w:rPr>
          <w:t>zn</w:t>
        </w:r>
        <w:proofErr w:type="spell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63" w:author="l02107" w:date="2015-06-03T13:15:00Z"/>
          <w:rFonts w:ascii="Consolas" w:hAnsi="Consolas" w:cs="Consolas"/>
          <w:kern w:val="0"/>
          <w:sz w:val="16"/>
          <w:szCs w:val="16"/>
        </w:rPr>
      </w:pPr>
      <w:ins w:id="364"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break</w:t>
        </w:r>
        <w:proofErr w:type="gramEnd"/>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65" w:author="l02107" w:date="2015-06-03T13:15:00Z"/>
          <w:rFonts w:ascii="Consolas" w:hAnsi="Consolas" w:cs="Consolas"/>
          <w:kern w:val="0"/>
          <w:sz w:val="16"/>
          <w:szCs w:val="16"/>
        </w:rPr>
      </w:pPr>
      <w:ins w:id="366"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367" w:author="l02107" w:date="2015-06-03T13:15:00Z"/>
          <w:rFonts w:ascii="Consolas" w:hAnsi="Consolas" w:cs="Consolas"/>
          <w:kern w:val="0"/>
          <w:sz w:val="16"/>
          <w:szCs w:val="16"/>
        </w:rPr>
      </w:pPr>
      <w:ins w:id="368"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if</w:t>
        </w:r>
        <w:proofErr w:type="gramEnd"/>
        <w:r w:rsidRPr="00AB20D7">
          <w:rPr>
            <w:rFonts w:ascii="Consolas" w:hAnsi="Consolas" w:cs="Consolas"/>
            <w:color w:val="000000"/>
            <w:kern w:val="0"/>
            <w:sz w:val="16"/>
            <w:szCs w:val="16"/>
          </w:rPr>
          <w:t xml:space="preserve"> (</w:t>
        </w:r>
        <w:proofErr w:type="spellStart"/>
        <w:r w:rsidRPr="00AB20D7">
          <w:rPr>
            <w:rFonts w:ascii="Consolas" w:hAnsi="Consolas" w:cs="Consolas"/>
            <w:color w:val="0000C0"/>
            <w:kern w:val="0"/>
            <w:sz w:val="16"/>
            <w:szCs w:val="16"/>
          </w:rPr>
          <w:t>rootNode</w:t>
        </w:r>
        <w:proofErr w:type="spellEnd"/>
        <w:r w:rsidRPr="00AB20D7">
          <w:rPr>
            <w:rFonts w:ascii="Consolas" w:hAnsi="Consolas" w:cs="Consolas"/>
            <w:color w:val="000000"/>
            <w:kern w:val="0"/>
            <w:sz w:val="16"/>
            <w:szCs w:val="16"/>
          </w:rPr>
          <w:t xml:space="preserve"> == </w:t>
        </w:r>
        <w:r w:rsidRPr="00AB20D7">
          <w:rPr>
            <w:rFonts w:ascii="Consolas" w:hAnsi="Consolas" w:cs="Consolas"/>
            <w:b/>
            <w:bCs/>
            <w:color w:val="7F0055"/>
            <w:kern w:val="0"/>
            <w:sz w:val="16"/>
            <w:szCs w:val="16"/>
          </w:rPr>
          <w:t>null</w:t>
        </w:r>
        <w:r w:rsidRPr="00AB20D7">
          <w:rPr>
            <w:rFonts w:ascii="Consolas" w:hAnsi="Consolas" w:cs="Consolas"/>
            <w:color w:val="000000"/>
            <w:kern w:val="0"/>
            <w:sz w:val="16"/>
            <w:szCs w:val="16"/>
          </w:rPr>
          <w:t>) {</w:t>
        </w:r>
      </w:ins>
    </w:p>
    <w:p w:rsidR="00AB20D7" w:rsidRPr="00AB20D7" w:rsidRDefault="00AB20D7" w:rsidP="00AB20D7">
      <w:pPr>
        <w:autoSpaceDE w:val="0"/>
        <w:autoSpaceDN w:val="0"/>
        <w:adjustRightInd w:val="0"/>
        <w:jc w:val="left"/>
        <w:rPr>
          <w:ins w:id="369" w:author="l02107" w:date="2015-06-03T13:15:00Z"/>
          <w:rFonts w:ascii="Consolas" w:hAnsi="Consolas" w:cs="Consolas"/>
          <w:kern w:val="0"/>
          <w:sz w:val="16"/>
          <w:szCs w:val="16"/>
        </w:rPr>
      </w:pPr>
      <w:ins w:id="370"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r>
        <w:proofErr w:type="gramStart"/>
        <w:r w:rsidRPr="00AB20D7">
          <w:rPr>
            <w:rFonts w:ascii="Consolas" w:hAnsi="Consolas" w:cs="Consolas"/>
            <w:b/>
            <w:bCs/>
            <w:color w:val="7F0055"/>
            <w:kern w:val="0"/>
            <w:sz w:val="16"/>
            <w:szCs w:val="16"/>
          </w:rPr>
          <w:t>throw</w:t>
        </w:r>
        <w:proofErr w:type="gramEnd"/>
        <w:r w:rsidRPr="00AB20D7">
          <w:rPr>
            <w:rFonts w:ascii="Consolas" w:hAnsi="Consolas" w:cs="Consolas"/>
            <w:color w:val="000000"/>
            <w:kern w:val="0"/>
            <w:sz w:val="16"/>
            <w:szCs w:val="16"/>
          </w:rPr>
          <w:t xml:space="preserve"> </w:t>
        </w:r>
        <w:r w:rsidRPr="00AB20D7">
          <w:rPr>
            <w:rFonts w:ascii="Consolas" w:hAnsi="Consolas" w:cs="Consolas"/>
            <w:b/>
            <w:bCs/>
            <w:color w:val="7F0055"/>
            <w:kern w:val="0"/>
            <w:sz w:val="16"/>
            <w:szCs w:val="16"/>
          </w:rPr>
          <w:t>new</w:t>
        </w:r>
        <w:r w:rsidRPr="00AB20D7">
          <w:rPr>
            <w:rFonts w:ascii="Consolas" w:hAnsi="Consolas" w:cs="Consolas"/>
            <w:color w:val="000000"/>
            <w:kern w:val="0"/>
            <w:sz w:val="16"/>
            <w:szCs w:val="16"/>
          </w:rPr>
          <w:t xml:space="preserve"> Exception(</w:t>
        </w:r>
        <w:r w:rsidRPr="00AB20D7">
          <w:rPr>
            <w:rFonts w:ascii="Consolas" w:hAnsi="Consolas" w:cs="Consolas"/>
            <w:color w:val="2A00FF"/>
            <w:kern w:val="0"/>
            <w:sz w:val="16"/>
            <w:szCs w:val="16"/>
          </w:rPr>
          <w:t>"</w:t>
        </w:r>
        <w:proofErr w:type="spellStart"/>
        <w:r w:rsidRPr="00AB20D7">
          <w:rPr>
            <w:rFonts w:ascii="Consolas" w:hAnsi="Consolas" w:cs="Consolas"/>
            <w:color w:val="2A00FF"/>
            <w:kern w:val="0"/>
            <w:sz w:val="16"/>
            <w:szCs w:val="16"/>
          </w:rPr>
          <w:t>can not</w:t>
        </w:r>
        <w:proofErr w:type="spellEnd"/>
        <w:r w:rsidRPr="00AB20D7">
          <w:rPr>
            <w:rFonts w:ascii="Consolas" w:hAnsi="Consolas" w:cs="Consolas"/>
            <w:color w:val="2A00FF"/>
            <w:kern w:val="0"/>
            <w:sz w:val="16"/>
            <w:szCs w:val="16"/>
          </w:rPr>
          <w:t xml:space="preserve"> find root node"</w:t>
        </w:r>
        <w:r w:rsidRPr="00AB20D7">
          <w:rPr>
            <w:rFonts w:ascii="Consolas" w:hAnsi="Consolas" w:cs="Consolas"/>
            <w:color w:val="000000"/>
            <w:kern w:val="0"/>
            <w:sz w:val="16"/>
            <w:szCs w:val="16"/>
          </w:rPr>
          <w:t>);</w:t>
        </w:r>
      </w:ins>
    </w:p>
    <w:p w:rsidR="00AB20D7" w:rsidRPr="00AB20D7" w:rsidRDefault="00AB20D7" w:rsidP="00AB20D7">
      <w:pPr>
        <w:autoSpaceDE w:val="0"/>
        <w:autoSpaceDN w:val="0"/>
        <w:adjustRightInd w:val="0"/>
        <w:jc w:val="left"/>
        <w:rPr>
          <w:ins w:id="371" w:author="l02107" w:date="2015-06-03T13:15:00Z"/>
          <w:rFonts w:ascii="Consolas" w:hAnsi="Consolas" w:cs="Consolas"/>
          <w:kern w:val="0"/>
          <w:sz w:val="16"/>
          <w:szCs w:val="16"/>
        </w:rPr>
      </w:pPr>
      <w:ins w:id="372" w:author="l02107" w:date="2015-06-03T13:15:00Z">
        <w:r w:rsidRPr="00AB20D7">
          <w:rPr>
            <w:rFonts w:ascii="Consolas" w:hAnsi="Consolas" w:cs="Consolas"/>
            <w:color w:val="000000"/>
            <w:kern w:val="0"/>
            <w:sz w:val="16"/>
            <w:szCs w:val="16"/>
          </w:rPr>
          <w:tab/>
        </w:r>
        <w:r w:rsidRPr="00AB20D7">
          <w:rPr>
            <w:rFonts w:ascii="Consolas" w:hAnsi="Consolas" w:cs="Consolas"/>
            <w:color w:val="000000"/>
            <w:kern w:val="0"/>
            <w:sz w:val="16"/>
            <w:szCs w:val="16"/>
          </w:rPr>
          <w:tab/>
          <w:t>}</w:t>
        </w:r>
      </w:ins>
    </w:p>
    <w:p w:rsidR="00AB20D7" w:rsidRPr="00AB20D7" w:rsidRDefault="00AB20D7" w:rsidP="00AB20D7">
      <w:pPr>
        <w:autoSpaceDE w:val="0"/>
        <w:autoSpaceDN w:val="0"/>
        <w:adjustRightInd w:val="0"/>
        <w:jc w:val="left"/>
        <w:rPr>
          <w:ins w:id="373" w:author="l02107" w:date="2015-06-03T13:15:00Z"/>
          <w:rFonts w:ascii="Consolas" w:hAnsi="Consolas" w:cs="Consolas" w:hint="eastAsia"/>
          <w:color w:val="000000"/>
          <w:kern w:val="0"/>
          <w:sz w:val="16"/>
          <w:szCs w:val="16"/>
        </w:rPr>
      </w:pPr>
      <w:ins w:id="374" w:author="l02107" w:date="2015-06-03T13:15:00Z">
        <w:r w:rsidRPr="00AB20D7">
          <w:rPr>
            <w:rFonts w:ascii="Consolas" w:hAnsi="Consolas" w:cs="Consolas"/>
            <w:color w:val="000000"/>
            <w:kern w:val="0"/>
            <w:sz w:val="16"/>
            <w:szCs w:val="16"/>
          </w:rPr>
          <w:tab/>
          <w:t>}</w:t>
        </w:r>
      </w:ins>
    </w:p>
    <w:p w:rsidR="00AB20D7" w:rsidRDefault="00AB20D7" w:rsidP="00691F65">
      <w:pPr>
        <w:pStyle w:val="a3"/>
        <w:spacing w:line="360" w:lineRule="auto"/>
        <w:ind w:left="840" w:firstLineChars="0" w:firstLine="0"/>
        <w:rPr>
          <w:ins w:id="375" w:author="l02107" w:date="2015-06-03T13:15:00Z"/>
          <w:rFonts w:ascii="Times New Roman" w:hAnsi="Times New Roman" w:cs="Times New Roman" w:hint="eastAsia"/>
          <w:sz w:val="16"/>
          <w:szCs w:val="16"/>
        </w:rPr>
      </w:pPr>
    </w:p>
    <w:p w:rsidR="00536315" w:rsidRDefault="00536315" w:rsidP="00536315">
      <w:pPr>
        <w:pStyle w:val="a3"/>
        <w:spacing w:line="360" w:lineRule="auto"/>
        <w:ind w:left="840" w:firstLineChars="0" w:firstLine="0"/>
        <w:rPr>
          <w:ins w:id="376" w:author="l02107" w:date="2015-06-03T13:16:00Z"/>
          <w:rFonts w:ascii="Times New Roman" w:hAnsi="Times New Roman" w:cs="Times New Roman" w:hint="eastAsia"/>
          <w:sz w:val="24"/>
          <w:szCs w:val="24"/>
        </w:rPr>
      </w:pPr>
      <w:ins w:id="377" w:author="l02107" w:date="2015-06-03T13:16:00Z">
        <w:r>
          <w:rPr>
            <w:rFonts w:ascii="Times New Roman" w:hAnsi="Times New Roman" w:cs="Times New Roman" w:hint="eastAsia"/>
            <w:sz w:val="24"/>
            <w:szCs w:val="24"/>
          </w:rPr>
          <w:t>模型节点操作代码</w:t>
        </w:r>
      </w:ins>
      <w:ins w:id="378" w:author="l02107" w:date="2015-06-03T13:17:00Z">
        <w:r w:rsidR="001A53E1">
          <w:rPr>
            <w:rFonts w:ascii="Times New Roman" w:hAnsi="Times New Roman" w:cs="Times New Roman" w:hint="eastAsia"/>
            <w:sz w:val="24"/>
            <w:szCs w:val="24"/>
          </w:rPr>
          <w:t>（</w:t>
        </w:r>
        <w:r w:rsidR="001A53E1">
          <w:rPr>
            <w:rFonts w:ascii="Times New Roman" w:hAnsi="Times New Roman" w:cs="Times New Roman" w:hint="eastAsia"/>
            <w:sz w:val="24"/>
            <w:szCs w:val="24"/>
          </w:rPr>
          <w:t>4</w:t>
        </w:r>
        <w:r w:rsidR="001A53E1">
          <w:rPr>
            <w:rFonts w:ascii="Times New Roman" w:hAnsi="Times New Roman" w:cs="Times New Roman" w:hint="eastAsia"/>
            <w:sz w:val="24"/>
            <w:szCs w:val="24"/>
          </w:rPr>
          <w:t>个操作）</w:t>
        </w:r>
      </w:ins>
      <w:ins w:id="379" w:author="l02107" w:date="2015-06-03T13:16:00Z">
        <w:r>
          <w:rPr>
            <w:rFonts w:ascii="Times New Roman" w:hAnsi="Times New Roman" w:cs="Times New Roman" w:hint="eastAsia"/>
            <w:sz w:val="24"/>
            <w:szCs w:val="24"/>
          </w:rPr>
          <w:t>：</w:t>
        </w:r>
      </w:ins>
    </w:p>
    <w:p w:rsidR="00536315" w:rsidRPr="00536315" w:rsidRDefault="00536315" w:rsidP="00536315">
      <w:pPr>
        <w:autoSpaceDE w:val="0"/>
        <w:autoSpaceDN w:val="0"/>
        <w:adjustRightInd w:val="0"/>
        <w:jc w:val="left"/>
        <w:rPr>
          <w:ins w:id="380" w:author="l02107" w:date="2015-06-03T13:16:00Z"/>
          <w:rFonts w:ascii="Consolas" w:hAnsi="Consolas" w:cs="Consolas"/>
          <w:kern w:val="0"/>
          <w:sz w:val="16"/>
          <w:szCs w:val="16"/>
        </w:rPr>
      </w:pPr>
      <w:proofErr w:type="gramStart"/>
      <w:ins w:id="381" w:author="l02107" w:date="2015-06-03T13:16:00Z">
        <w:r w:rsidRPr="00536315">
          <w:rPr>
            <w:rFonts w:ascii="Consolas" w:hAnsi="Consolas" w:cs="Consolas"/>
            <w:b/>
            <w:bCs/>
            <w:color w:val="7F0055"/>
            <w:kern w:val="0"/>
            <w:sz w:val="16"/>
            <w:szCs w:val="16"/>
          </w:rPr>
          <w:t>public</w:t>
        </w:r>
        <w:proofErr w:type="gramEnd"/>
        <w:r w:rsidRPr="00536315">
          <w:rPr>
            <w:rFonts w:ascii="Consolas" w:hAnsi="Consolas" w:cs="Consolas"/>
            <w:color w:val="000000"/>
            <w:kern w:val="0"/>
            <w:sz w:val="16"/>
            <w:szCs w:val="16"/>
          </w:rPr>
          <w:t xml:space="preserve"> </w:t>
        </w:r>
        <w:r w:rsidRPr="00536315">
          <w:rPr>
            <w:rFonts w:ascii="Consolas" w:hAnsi="Consolas" w:cs="Consolas"/>
            <w:b/>
            <w:bCs/>
            <w:color w:val="7F0055"/>
            <w:kern w:val="0"/>
            <w:sz w:val="16"/>
            <w:szCs w:val="16"/>
          </w:rPr>
          <w:t>void</w:t>
        </w:r>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removeNodeWithSubTree</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node) {</w:t>
        </w:r>
      </w:ins>
    </w:p>
    <w:p w:rsidR="00536315" w:rsidRPr="00536315" w:rsidRDefault="00536315" w:rsidP="00536315">
      <w:pPr>
        <w:autoSpaceDE w:val="0"/>
        <w:autoSpaceDN w:val="0"/>
        <w:adjustRightInd w:val="0"/>
        <w:jc w:val="left"/>
        <w:rPr>
          <w:ins w:id="382" w:author="l02107" w:date="2015-06-03T13:16:00Z"/>
          <w:rFonts w:ascii="Consolas" w:hAnsi="Consolas" w:cs="Consolas"/>
          <w:kern w:val="0"/>
          <w:sz w:val="16"/>
          <w:szCs w:val="16"/>
        </w:rPr>
      </w:pPr>
      <w:ins w:id="383"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color w:val="000000"/>
            <w:kern w:val="0"/>
            <w:sz w:val="16"/>
            <w:szCs w:val="16"/>
          </w:rPr>
          <w:t>Object[</w:t>
        </w:r>
        <w:proofErr w:type="gramEnd"/>
        <w:r w:rsidRPr="00536315">
          <w:rPr>
            <w:rFonts w:ascii="Consolas" w:hAnsi="Consolas" w:cs="Consolas"/>
            <w:color w:val="000000"/>
            <w:kern w:val="0"/>
            <w:sz w:val="16"/>
            <w:szCs w:val="16"/>
          </w:rPr>
          <w:t>] keys;</w:t>
        </w:r>
      </w:ins>
    </w:p>
    <w:p w:rsidR="00536315" w:rsidRPr="00536315" w:rsidRDefault="00536315" w:rsidP="00536315">
      <w:pPr>
        <w:autoSpaceDE w:val="0"/>
        <w:autoSpaceDN w:val="0"/>
        <w:adjustRightInd w:val="0"/>
        <w:jc w:val="left"/>
        <w:rPr>
          <w:ins w:id="384"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385" w:author="l02107" w:date="2015-06-03T13:16:00Z"/>
          <w:rFonts w:ascii="Consolas" w:hAnsi="Consolas" w:cs="Consolas"/>
          <w:kern w:val="0"/>
          <w:sz w:val="16"/>
          <w:szCs w:val="16"/>
        </w:rPr>
      </w:pPr>
      <w:ins w:id="386" w:author="l02107" w:date="2015-06-03T13:16:00Z">
        <w:r w:rsidRPr="00536315">
          <w:rPr>
            <w:rFonts w:ascii="Consolas" w:hAnsi="Consolas" w:cs="Consolas"/>
            <w:color w:val="000000"/>
            <w:kern w:val="0"/>
            <w:sz w:val="16"/>
            <w:szCs w:val="16"/>
          </w:rPr>
          <w:tab/>
        </w:r>
        <w:r w:rsidRPr="00536315">
          <w:rPr>
            <w:rFonts w:ascii="Consolas" w:hAnsi="Consolas" w:cs="Consolas"/>
            <w:color w:val="3F7F5F"/>
            <w:kern w:val="0"/>
            <w:sz w:val="16"/>
            <w:szCs w:val="16"/>
          </w:rPr>
          <w:t>// remove links _to_ this node</w:t>
        </w:r>
      </w:ins>
    </w:p>
    <w:p w:rsidR="00536315" w:rsidRPr="00536315" w:rsidRDefault="00536315" w:rsidP="00536315">
      <w:pPr>
        <w:autoSpaceDE w:val="0"/>
        <w:autoSpaceDN w:val="0"/>
        <w:adjustRightInd w:val="0"/>
        <w:jc w:val="left"/>
        <w:rPr>
          <w:ins w:id="387" w:author="l02107" w:date="2015-06-03T13:16:00Z"/>
          <w:rFonts w:ascii="Consolas" w:hAnsi="Consolas" w:cs="Consolas"/>
          <w:kern w:val="0"/>
          <w:sz w:val="16"/>
          <w:szCs w:val="16"/>
        </w:rPr>
      </w:pPr>
      <w:ins w:id="388"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color w:val="000000"/>
            <w:kern w:val="0"/>
            <w:sz w:val="16"/>
            <w:szCs w:val="16"/>
          </w:rPr>
          <w:t>keys</w:t>
        </w:r>
        <w:proofErr w:type="gramEnd"/>
        <w:r w:rsidRPr="00536315">
          <w:rPr>
            <w:rFonts w:ascii="Consolas" w:hAnsi="Consolas" w:cs="Consolas"/>
            <w:color w:val="000000"/>
            <w:kern w:val="0"/>
            <w:sz w:val="16"/>
            <w:szCs w:val="16"/>
          </w:rPr>
          <w:t xml:space="preserve"> = </w:t>
        </w:r>
        <w:proofErr w:type="spellStart"/>
        <w:r w:rsidRPr="00536315">
          <w:rPr>
            <w:rFonts w:ascii="Consolas" w:hAnsi="Consolas" w:cs="Consolas"/>
            <w:color w:val="0000C0"/>
            <w:kern w:val="0"/>
            <w:sz w:val="16"/>
            <w:szCs w:val="16"/>
          </w:rPr>
          <w:t>nodeMap</w:t>
        </w:r>
        <w:r w:rsidRPr="00536315">
          <w:rPr>
            <w:rFonts w:ascii="Consolas" w:hAnsi="Consolas" w:cs="Consolas"/>
            <w:color w:val="000000"/>
            <w:kern w:val="0"/>
            <w:sz w:val="16"/>
            <w:szCs w:val="16"/>
          </w:rPr>
          <w:t>.keySet</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toArray</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389" w:author="l02107" w:date="2015-06-03T13:16:00Z"/>
          <w:rFonts w:ascii="Consolas" w:hAnsi="Consolas" w:cs="Consolas"/>
          <w:kern w:val="0"/>
          <w:sz w:val="16"/>
          <w:szCs w:val="16"/>
        </w:rPr>
      </w:pPr>
      <w:ins w:id="390"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 0;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&lt; </w:t>
        </w:r>
        <w:proofErr w:type="spellStart"/>
        <w:r w:rsidRPr="00536315">
          <w:rPr>
            <w:rFonts w:ascii="Consolas" w:hAnsi="Consolas" w:cs="Consolas"/>
            <w:color w:val="000000"/>
            <w:kern w:val="0"/>
            <w:sz w:val="16"/>
            <w:szCs w:val="16"/>
          </w:rPr>
          <w:t>keys.</w:t>
        </w:r>
        <w:r w:rsidRPr="00536315">
          <w:rPr>
            <w:rFonts w:ascii="Consolas" w:hAnsi="Consolas" w:cs="Consolas"/>
            <w:color w:val="0000C0"/>
            <w:kern w:val="0"/>
            <w:sz w:val="16"/>
            <w:szCs w:val="16"/>
          </w:rPr>
          <w:t>length</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391" w:author="l02107" w:date="2015-06-03T13:16:00Z"/>
          <w:rFonts w:ascii="Consolas" w:hAnsi="Consolas" w:cs="Consolas"/>
          <w:kern w:val="0"/>
          <w:sz w:val="16"/>
          <w:szCs w:val="16"/>
        </w:rPr>
      </w:pPr>
      <w:ins w:id="392"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zn</w:t>
        </w:r>
        <w:proofErr w:type="spellEnd"/>
        <w:r w:rsidRPr="00536315">
          <w:rPr>
            <w:rFonts w:ascii="Consolas" w:hAnsi="Consolas" w:cs="Consolas"/>
            <w:color w:val="000000"/>
            <w:kern w:val="0"/>
            <w:sz w:val="16"/>
            <w:szCs w:val="16"/>
          </w:rPr>
          <w:t xml:space="preserve"> = </w:t>
        </w:r>
        <w:proofErr w:type="spellStart"/>
        <w:proofErr w:type="gramStart"/>
        <w:r w:rsidRPr="00536315">
          <w:rPr>
            <w:rFonts w:ascii="Consolas" w:hAnsi="Consolas" w:cs="Consolas"/>
            <w:color w:val="0000C0"/>
            <w:kern w:val="0"/>
            <w:sz w:val="16"/>
            <w:szCs w:val="16"/>
          </w:rPr>
          <w:t>nodeMap</w:t>
        </w:r>
        <w:r w:rsidRPr="00536315">
          <w:rPr>
            <w:rFonts w:ascii="Consolas" w:hAnsi="Consolas" w:cs="Consolas"/>
            <w:color w:val="000000"/>
            <w:kern w:val="0"/>
            <w:sz w:val="16"/>
            <w:szCs w:val="16"/>
          </w:rPr>
          <w:t>.get</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(String)keys[</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393" w:author="l02107" w:date="2015-06-03T13:16:00Z"/>
          <w:rFonts w:ascii="Consolas" w:hAnsi="Consolas" w:cs="Consolas"/>
          <w:kern w:val="0"/>
          <w:sz w:val="16"/>
          <w:szCs w:val="16"/>
        </w:rPr>
      </w:pPr>
      <w:ins w:id="394"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j = 0; j &lt; </w:t>
        </w:r>
        <w:proofErr w:type="spellStart"/>
        <w:r w:rsidRPr="00536315">
          <w:rPr>
            <w:rFonts w:ascii="Consolas" w:hAnsi="Consolas" w:cs="Consolas"/>
            <w:color w:val="000000"/>
            <w:kern w:val="0"/>
            <w:sz w:val="16"/>
            <w:szCs w:val="16"/>
          </w:rPr>
          <w:t>zn.</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.size</w:t>
        </w:r>
        <w:proofErr w:type="spellEnd"/>
        <w:r w:rsidRPr="00536315">
          <w:rPr>
            <w:rFonts w:ascii="Consolas" w:hAnsi="Consolas" w:cs="Consolas"/>
            <w:color w:val="000000"/>
            <w:kern w:val="0"/>
            <w:sz w:val="16"/>
            <w:szCs w:val="16"/>
          </w:rPr>
          <w:t>(); j++) {</w:t>
        </w:r>
      </w:ins>
    </w:p>
    <w:p w:rsidR="00536315" w:rsidRPr="00536315" w:rsidRDefault="00536315" w:rsidP="00536315">
      <w:pPr>
        <w:autoSpaceDE w:val="0"/>
        <w:autoSpaceDN w:val="0"/>
        <w:adjustRightInd w:val="0"/>
        <w:jc w:val="left"/>
        <w:rPr>
          <w:ins w:id="395" w:author="l02107" w:date="2015-06-03T13:16:00Z"/>
          <w:rFonts w:ascii="Consolas" w:hAnsi="Consolas" w:cs="Consolas"/>
          <w:kern w:val="0"/>
          <w:sz w:val="16"/>
          <w:szCs w:val="16"/>
        </w:rPr>
      </w:pPr>
      <w:ins w:id="396"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r w:rsidRPr="00536315">
          <w:rPr>
            <w:rFonts w:ascii="Consolas" w:hAnsi="Consolas" w:cs="Consolas"/>
            <w:color w:val="000000"/>
            <w:kern w:val="0"/>
            <w:sz w:val="16"/>
            <w:szCs w:val="16"/>
          </w:rPr>
          <w:t>ZrLink</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zl</w:t>
        </w:r>
        <w:proofErr w:type="spellEnd"/>
        <w:r w:rsidRPr="00536315">
          <w:rPr>
            <w:rFonts w:ascii="Consolas" w:hAnsi="Consolas" w:cs="Consolas"/>
            <w:color w:val="000000"/>
            <w:kern w:val="0"/>
            <w:sz w:val="16"/>
            <w:szCs w:val="16"/>
          </w:rPr>
          <w:t xml:space="preserve"> = </w:t>
        </w:r>
        <w:proofErr w:type="spellStart"/>
        <w:proofErr w:type="gramStart"/>
        <w:r w:rsidRPr="00536315">
          <w:rPr>
            <w:rFonts w:ascii="Consolas" w:hAnsi="Consolas" w:cs="Consolas"/>
            <w:color w:val="000000"/>
            <w:kern w:val="0"/>
            <w:sz w:val="16"/>
            <w:szCs w:val="16"/>
          </w:rPr>
          <w:t>zn.</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.get</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j);</w:t>
        </w:r>
      </w:ins>
    </w:p>
    <w:p w:rsidR="00536315" w:rsidRPr="00536315" w:rsidRDefault="00536315" w:rsidP="00536315">
      <w:pPr>
        <w:autoSpaceDE w:val="0"/>
        <w:autoSpaceDN w:val="0"/>
        <w:adjustRightInd w:val="0"/>
        <w:jc w:val="left"/>
        <w:rPr>
          <w:ins w:id="397" w:author="l02107" w:date="2015-06-03T13:16:00Z"/>
          <w:rFonts w:ascii="Consolas" w:hAnsi="Consolas" w:cs="Consolas"/>
          <w:kern w:val="0"/>
          <w:sz w:val="16"/>
          <w:szCs w:val="16"/>
        </w:rPr>
      </w:pPr>
      <w:ins w:id="398"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if</w:t>
        </w:r>
        <w:proofErr w:type="gramEnd"/>
        <w:r w:rsidRPr="00536315">
          <w:rPr>
            <w:rFonts w:ascii="Consolas" w:hAnsi="Consolas" w:cs="Consolas"/>
            <w:color w:val="000000"/>
            <w:kern w:val="0"/>
            <w:sz w:val="16"/>
            <w:szCs w:val="16"/>
          </w:rPr>
          <w:t xml:space="preserve"> (zl.</w:t>
        </w:r>
        <w:r w:rsidRPr="00536315">
          <w:rPr>
            <w:rFonts w:ascii="Consolas" w:hAnsi="Consolas" w:cs="Consolas"/>
            <w:color w:val="0000C0"/>
            <w:kern w:val="0"/>
            <w:sz w:val="16"/>
            <w:szCs w:val="16"/>
          </w:rPr>
          <w:t>to</w:t>
        </w:r>
        <w:r w:rsidRPr="00536315">
          <w:rPr>
            <w:rFonts w:ascii="Consolas" w:hAnsi="Consolas" w:cs="Consolas"/>
            <w:color w:val="000000"/>
            <w:kern w:val="0"/>
            <w:sz w:val="16"/>
            <w:szCs w:val="16"/>
          </w:rPr>
          <w:t xml:space="preserve"> == node) {</w:t>
        </w:r>
      </w:ins>
    </w:p>
    <w:p w:rsidR="00536315" w:rsidRPr="00536315" w:rsidRDefault="00536315" w:rsidP="00536315">
      <w:pPr>
        <w:autoSpaceDE w:val="0"/>
        <w:autoSpaceDN w:val="0"/>
        <w:adjustRightInd w:val="0"/>
        <w:jc w:val="left"/>
        <w:rPr>
          <w:ins w:id="399" w:author="l02107" w:date="2015-06-03T13:16:00Z"/>
          <w:rFonts w:ascii="Consolas" w:hAnsi="Consolas" w:cs="Consolas"/>
          <w:kern w:val="0"/>
          <w:sz w:val="16"/>
          <w:szCs w:val="16"/>
        </w:rPr>
      </w:pPr>
      <w:ins w:id="400"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domNode</w:t>
        </w:r>
        <w:r w:rsidRPr="00536315">
          <w:rPr>
            <w:rFonts w:ascii="Consolas" w:hAnsi="Consolas" w:cs="Consolas"/>
            <w:color w:val="000000"/>
            <w:kern w:val="0"/>
            <w:sz w:val="16"/>
            <w:szCs w:val="16"/>
          </w:rPr>
          <w:t>.getParentNode</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removeChild</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domNode</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01" w:author="l02107" w:date="2015-06-03T13:16:00Z"/>
          <w:rFonts w:ascii="Consolas" w:hAnsi="Consolas" w:cs="Consolas"/>
          <w:kern w:val="0"/>
          <w:sz w:val="16"/>
          <w:szCs w:val="16"/>
        </w:rPr>
      </w:pPr>
      <w:ins w:id="402"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zn.</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.remove</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j);</w:t>
        </w:r>
      </w:ins>
    </w:p>
    <w:p w:rsidR="00536315" w:rsidRPr="00536315" w:rsidRDefault="00536315" w:rsidP="00536315">
      <w:pPr>
        <w:autoSpaceDE w:val="0"/>
        <w:autoSpaceDN w:val="0"/>
        <w:adjustRightInd w:val="0"/>
        <w:jc w:val="left"/>
        <w:rPr>
          <w:ins w:id="403" w:author="l02107" w:date="2015-06-03T13:16:00Z"/>
          <w:rFonts w:ascii="Consolas" w:hAnsi="Consolas" w:cs="Consolas"/>
          <w:kern w:val="0"/>
          <w:sz w:val="16"/>
          <w:szCs w:val="16"/>
        </w:rPr>
      </w:pPr>
      <w:ins w:id="404"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color w:val="000000"/>
            <w:kern w:val="0"/>
            <w:sz w:val="16"/>
            <w:szCs w:val="16"/>
          </w:rPr>
          <w:t>j--</w:t>
        </w:r>
        <w:proofErr w:type="gram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05" w:author="l02107" w:date="2015-06-03T13:16:00Z"/>
          <w:rFonts w:ascii="Consolas" w:hAnsi="Consolas" w:cs="Consolas"/>
          <w:kern w:val="0"/>
          <w:sz w:val="16"/>
          <w:szCs w:val="16"/>
        </w:rPr>
      </w:pPr>
      <w:ins w:id="406"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07" w:author="l02107" w:date="2015-06-03T13:16:00Z"/>
          <w:rFonts w:ascii="Consolas" w:hAnsi="Consolas" w:cs="Consolas"/>
          <w:kern w:val="0"/>
          <w:sz w:val="16"/>
          <w:szCs w:val="16"/>
        </w:rPr>
      </w:pPr>
      <w:ins w:id="408"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09" w:author="l02107" w:date="2015-06-03T13:16:00Z"/>
          <w:rFonts w:ascii="Consolas" w:hAnsi="Consolas" w:cs="Consolas"/>
          <w:kern w:val="0"/>
          <w:sz w:val="16"/>
          <w:szCs w:val="16"/>
        </w:rPr>
      </w:pPr>
      <w:ins w:id="410" w:author="l02107" w:date="2015-06-03T13:16:00Z">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11"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412" w:author="l02107" w:date="2015-06-03T13:16:00Z"/>
          <w:rFonts w:ascii="Consolas" w:hAnsi="Consolas" w:cs="Consolas"/>
          <w:kern w:val="0"/>
          <w:sz w:val="16"/>
          <w:szCs w:val="16"/>
        </w:rPr>
      </w:pPr>
      <w:ins w:id="413" w:author="l02107" w:date="2015-06-03T13:16:00Z">
        <w:r w:rsidRPr="00536315">
          <w:rPr>
            <w:rFonts w:ascii="Consolas" w:hAnsi="Consolas" w:cs="Consolas"/>
            <w:color w:val="000000"/>
            <w:kern w:val="0"/>
            <w:sz w:val="16"/>
            <w:szCs w:val="16"/>
          </w:rPr>
          <w:tab/>
        </w:r>
        <w:r w:rsidRPr="00536315">
          <w:rPr>
            <w:rFonts w:ascii="Consolas" w:hAnsi="Consolas" w:cs="Consolas"/>
            <w:color w:val="3F7F5F"/>
            <w:kern w:val="0"/>
            <w:sz w:val="16"/>
            <w:szCs w:val="16"/>
          </w:rPr>
          <w:t>// remove links _from_ this node</w:t>
        </w:r>
      </w:ins>
    </w:p>
    <w:p w:rsidR="00536315" w:rsidRPr="00536315" w:rsidRDefault="00536315" w:rsidP="00536315">
      <w:pPr>
        <w:autoSpaceDE w:val="0"/>
        <w:autoSpaceDN w:val="0"/>
        <w:adjustRightInd w:val="0"/>
        <w:jc w:val="left"/>
        <w:rPr>
          <w:ins w:id="414" w:author="l02107" w:date="2015-06-03T13:16:00Z"/>
          <w:rFonts w:ascii="Consolas" w:hAnsi="Consolas" w:cs="Consolas"/>
          <w:kern w:val="0"/>
          <w:sz w:val="16"/>
          <w:szCs w:val="16"/>
        </w:rPr>
      </w:pPr>
      <w:ins w:id="415" w:author="l02107" w:date="2015-06-03T13:16:00Z">
        <w:r w:rsidRPr="00536315">
          <w:rPr>
            <w:rFonts w:ascii="Consolas" w:hAnsi="Consolas" w:cs="Consolas"/>
            <w:color w:val="000000"/>
            <w:kern w:val="0"/>
            <w:sz w:val="16"/>
            <w:szCs w:val="16"/>
          </w:rPr>
          <w:tab/>
          <w:t>List&lt;</w:t>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&gt; </w:t>
        </w:r>
        <w:proofErr w:type="spellStart"/>
        <w:r w:rsidRPr="00536315">
          <w:rPr>
            <w:rFonts w:ascii="Consolas" w:hAnsi="Consolas" w:cs="Consolas"/>
            <w:color w:val="000000"/>
            <w:kern w:val="0"/>
            <w:sz w:val="16"/>
            <w:szCs w:val="16"/>
          </w:rPr>
          <w:t>toList</w:t>
        </w:r>
        <w:proofErr w:type="spellEnd"/>
        <w:r w:rsidRPr="00536315">
          <w:rPr>
            <w:rFonts w:ascii="Consolas" w:hAnsi="Consolas" w:cs="Consolas"/>
            <w:color w:val="000000"/>
            <w:kern w:val="0"/>
            <w:sz w:val="16"/>
            <w:szCs w:val="16"/>
          </w:rPr>
          <w:t xml:space="preserve"> = </w:t>
        </w:r>
        <w:r w:rsidRPr="00536315">
          <w:rPr>
            <w:rFonts w:ascii="Consolas" w:hAnsi="Consolas" w:cs="Consolas"/>
            <w:b/>
            <w:bCs/>
            <w:color w:val="7F0055"/>
            <w:kern w:val="0"/>
            <w:sz w:val="16"/>
            <w:szCs w:val="16"/>
          </w:rPr>
          <w:t>new</w:t>
        </w:r>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ArrayList</w:t>
        </w:r>
        <w:proofErr w:type="spellEnd"/>
        <w:r w:rsidRPr="00536315">
          <w:rPr>
            <w:rFonts w:ascii="Consolas" w:hAnsi="Consolas" w:cs="Consolas"/>
            <w:color w:val="000000"/>
            <w:kern w:val="0"/>
            <w:sz w:val="16"/>
            <w:szCs w:val="16"/>
          </w:rPr>
          <w:t>&lt;</w:t>
        </w:r>
        <w:proofErr w:type="spellStart"/>
        <w:r w:rsidRPr="00536315">
          <w:rPr>
            <w:rFonts w:ascii="Consolas" w:hAnsi="Consolas" w:cs="Consolas"/>
            <w:color w:val="000000"/>
            <w:kern w:val="0"/>
            <w:sz w:val="16"/>
            <w:szCs w:val="16"/>
          </w:rPr>
          <w:t>ZrNode</w:t>
        </w:r>
        <w:proofErr w:type="spellEnd"/>
        <w:proofErr w:type="gramStart"/>
        <w:r w:rsidRPr="00536315">
          <w:rPr>
            <w:rFonts w:ascii="Consolas" w:hAnsi="Consolas" w:cs="Consolas"/>
            <w:color w:val="000000"/>
            <w:kern w:val="0"/>
            <w:sz w:val="16"/>
            <w:szCs w:val="16"/>
          </w:rPr>
          <w:t>&gt;(</w:t>
        </w:r>
        <w:proofErr w:type="gram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16" w:author="l02107" w:date="2015-06-03T13:16:00Z"/>
          <w:rFonts w:ascii="Consolas" w:hAnsi="Consolas" w:cs="Consolas"/>
          <w:kern w:val="0"/>
          <w:sz w:val="16"/>
          <w:szCs w:val="16"/>
        </w:rPr>
      </w:pPr>
      <w:ins w:id="417"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 0;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&lt; </w:t>
        </w:r>
        <w:proofErr w:type="spellStart"/>
        <w:r w:rsidRPr="00536315">
          <w:rPr>
            <w:rFonts w:ascii="Consolas" w:hAnsi="Consolas" w:cs="Consolas"/>
            <w:color w:val="000000"/>
            <w:kern w:val="0"/>
            <w:sz w:val="16"/>
            <w:szCs w:val="16"/>
          </w:rPr>
          <w:t>node.</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.size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418" w:author="l02107" w:date="2015-06-03T13:16:00Z"/>
          <w:rFonts w:ascii="Consolas" w:hAnsi="Consolas" w:cs="Consolas"/>
          <w:kern w:val="0"/>
          <w:sz w:val="16"/>
          <w:szCs w:val="16"/>
        </w:rPr>
      </w:pPr>
      <w:ins w:id="419"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r w:rsidRPr="00536315">
          <w:rPr>
            <w:rFonts w:ascii="Consolas" w:hAnsi="Consolas" w:cs="Consolas"/>
            <w:color w:val="000000"/>
            <w:kern w:val="0"/>
            <w:sz w:val="16"/>
            <w:szCs w:val="16"/>
          </w:rPr>
          <w:t>ZrLink</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zl</w:t>
        </w:r>
        <w:proofErr w:type="spellEnd"/>
        <w:r w:rsidRPr="00536315">
          <w:rPr>
            <w:rFonts w:ascii="Consolas" w:hAnsi="Consolas" w:cs="Consolas"/>
            <w:color w:val="000000"/>
            <w:kern w:val="0"/>
            <w:sz w:val="16"/>
            <w:szCs w:val="16"/>
          </w:rPr>
          <w:t xml:space="preserve"> = </w:t>
        </w:r>
        <w:proofErr w:type="spellStart"/>
        <w:proofErr w:type="gramStart"/>
        <w:r w:rsidRPr="00536315">
          <w:rPr>
            <w:rFonts w:ascii="Consolas" w:hAnsi="Consolas" w:cs="Consolas"/>
            <w:color w:val="000000"/>
            <w:kern w:val="0"/>
            <w:sz w:val="16"/>
            <w:szCs w:val="16"/>
          </w:rPr>
          <w:t>node.</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.get</w:t>
        </w:r>
        <w:proofErr w:type="spellEnd"/>
        <w:r w:rsidRPr="00536315">
          <w:rPr>
            <w:rFonts w:ascii="Consolas" w:hAnsi="Consolas" w:cs="Consolas"/>
            <w:color w:val="000000"/>
            <w:kern w:val="0"/>
            <w:sz w:val="16"/>
            <w:szCs w:val="16"/>
          </w:rPr>
          <w:t>(</w:t>
        </w:r>
        <w:proofErr w:type="spellStart"/>
        <w:proofErr w:type="gramEnd"/>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20" w:author="l02107" w:date="2015-06-03T13:16:00Z"/>
          <w:rFonts w:ascii="Consolas" w:hAnsi="Consolas" w:cs="Consolas"/>
          <w:kern w:val="0"/>
          <w:sz w:val="16"/>
          <w:szCs w:val="16"/>
        </w:rPr>
      </w:pPr>
      <w:ins w:id="421"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if</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linkType</w:t>
        </w:r>
        <w:proofErr w:type="spellEnd"/>
        <w:r w:rsidRPr="00536315">
          <w:rPr>
            <w:rFonts w:ascii="Consolas" w:hAnsi="Consolas" w:cs="Consolas"/>
            <w:color w:val="000000"/>
            <w:kern w:val="0"/>
            <w:sz w:val="16"/>
            <w:szCs w:val="16"/>
          </w:rPr>
          <w:t xml:space="preserve"> != </w:t>
        </w:r>
        <w:proofErr w:type="spellStart"/>
        <w:r w:rsidRPr="00536315">
          <w:rPr>
            <w:rFonts w:ascii="Consolas" w:hAnsi="Consolas" w:cs="Consolas"/>
            <w:color w:val="000000"/>
            <w:kern w:val="0"/>
            <w:sz w:val="16"/>
            <w:szCs w:val="16"/>
          </w:rPr>
          <w:t>ZrLink.</w:t>
        </w:r>
        <w:r w:rsidRPr="00536315">
          <w:rPr>
            <w:rFonts w:ascii="Consolas" w:hAnsi="Consolas" w:cs="Consolas"/>
            <w:i/>
            <w:iCs/>
            <w:color w:val="0000C0"/>
            <w:kern w:val="0"/>
            <w:sz w:val="16"/>
            <w:szCs w:val="16"/>
          </w:rPr>
          <w:t>TYPE_RETURN_TO</w:t>
        </w:r>
        <w:proofErr w:type="spellEnd"/>
        <w:r w:rsidRPr="00536315">
          <w:rPr>
            <w:rFonts w:ascii="Consolas" w:hAnsi="Consolas" w:cs="Consolas"/>
            <w:color w:val="000000"/>
            <w:kern w:val="0"/>
            <w:sz w:val="16"/>
            <w:szCs w:val="16"/>
          </w:rPr>
          <w:t xml:space="preserve"> &amp;&amp; </w:t>
        </w:r>
        <w:proofErr w:type="spell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linkType</w:t>
        </w:r>
        <w:proofErr w:type="spellEnd"/>
        <w:r w:rsidRPr="00536315">
          <w:rPr>
            <w:rFonts w:ascii="Consolas" w:hAnsi="Consolas" w:cs="Consolas"/>
            <w:color w:val="000000"/>
            <w:kern w:val="0"/>
            <w:sz w:val="16"/>
            <w:szCs w:val="16"/>
          </w:rPr>
          <w:t xml:space="preserve"> != </w:t>
        </w:r>
        <w:proofErr w:type="spellStart"/>
        <w:r w:rsidRPr="00536315">
          <w:rPr>
            <w:rFonts w:ascii="Consolas" w:hAnsi="Consolas" w:cs="Consolas"/>
            <w:color w:val="000000"/>
            <w:kern w:val="0"/>
            <w:sz w:val="16"/>
            <w:szCs w:val="16"/>
          </w:rPr>
          <w:t>ZrLink.</w:t>
        </w:r>
        <w:r w:rsidRPr="00536315">
          <w:rPr>
            <w:rFonts w:ascii="Consolas" w:hAnsi="Consolas" w:cs="Consolas"/>
            <w:i/>
            <w:iCs/>
            <w:color w:val="0000C0"/>
            <w:kern w:val="0"/>
            <w:sz w:val="16"/>
            <w:szCs w:val="16"/>
          </w:rPr>
          <w:t>TYPE_EVOLVE_TO</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422" w:author="l02107" w:date="2015-06-03T13:16:00Z"/>
          <w:rFonts w:ascii="Consolas" w:hAnsi="Consolas" w:cs="Consolas"/>
          <w:kern w:val="0"/>
          <w:sz w:val="16"/>
          <w:szCs w:val="16"/>
        </w:rPr>
      </w:pPr>
      <w:ins w:id="423"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toList.add</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to</w:t>
        </w:r>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24" w:author="l02107" w:date="2015-06-03T13:16:00Z"/>
          <w:rFonts w:ascii="Consolas" w:hAnsi="Consolas" w:cs="Consolas"/>
          <w:kern w:val="0"/>
          <w:sz w:val="16"/>
          <w:szCs w:val="16"/>
        </w:rPr>
      </w:pPr>
      <w:ins w:id="425"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26" w:author="l02107" w:date="2015-06-03T13:16:00Z"/>
          <w:rFonts w:ascii="Consolas" w:hAnsi="Consolas" w:cs="Consolas"/>
          <w:kern w:val="0"/>
          <w:sz w:val="16"/>
          <w:szCs w:val="16"/>
        </w:rPr>
      </w:pPr>
      <w:ins w:id="427"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domNode</w:t>
        </w:r>
        <w:r w:rsidRPr="00536315">
          <w:rPr>
            <w:rFonts w:ascii="Consolas" w:hAnsi="Consolas" w:cs="Consolas"/>
            <w:color w:val="000000"/>
            <w:kern w:val="0"/>
            <w:sz w:val="16"/>
            <w:szCs w:val="16"/>
          </w:rPr>
          <w:t>.getParentNode</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removeChild</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domNode</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28" w:author="l02107" w:date="2015-06-03T13:16:00Z"/>
          <w:rFonts w:ascii="Consolas" w:hAnsi="Consolas" w:cs="Consolas"/>
          <w:kern w:val="0"/>
          <w:sz w:val="16"/>
          <w:szCs w:val="16"/>
        </w:rPr>
      </w:pPr>
      <w:ins w:id="429" w:author="l02107" w:date="2015-06-03T13:16:00Z">
        <w:r w:rsidRPr="00536315">
          <w:rPr>
            <w:rFonts w:ascii="Consolas" w:hAnsi="Consolas" w:cs="Consolas"/>
            <w:color w:val="000000"/>
            <w:kern w:val="0"/>
            <w:sz w:val="16"/>
            <w:szCs w:val="16"/>
          </w:rPr>
          <w:lastRenderedPageBreak/>
          <w:tab/>
          <w:t>}</w:t>
        </w:r>
      </w:ins>
    </w:p>
    <w:p w:rsidR="00536315" w:rsidRPr="00536315" w:rsidRDefault="00536315" w:rsidP="00536315">
      <w:pPr>
        <w:autoSpaceDE w:val="0"/>
        <w:autoSpaceDN w:val="0"/>
        <w:adjustRightInd w:val="0"/>
        <w:jc w:val="left"/>
        <w:rPr>
          <w:ins w:id="430" w:author="l02107" w:date="2015-06-03T13:16:00Z"/>
          <w:rFonts w:ascii="Consolas" w:hAnsi="Consolas" w:cs="Consolas"/>
          <w:kern w:val="0"/>
          <w:sz w:val="16"/>
          <w:szCs w:val="16"/>
        </w:rPr>
      </w:pPr>
      <w:ins w:id="431" w:author="l02107" w:date="2015-06-03T13:16:00Z">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node.</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.clear</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32"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433" w:author="l02107" w:date="2015-06-03T13:16:00Z"/>
          <w:rFonts w:ascii="Consolas" w:hAnsi="Consolas" w:cs="Consolas"/>
          <w:kern w:val="0"/>
          <w:sz w:val="16"/>
          <w:szCs w:val="16"/>
        </w:rPr>
      </w:pPr>
      <w:ins w:id="434" w:author="l02107" w:date="2015-06-03T13:16:00Z">
        <w:r w:rsidRPr="00536315">
          <w:rPr>
            <w:rFonts w:ascii="Consolas" w:hAnsi="Consolas" w:cs="Consolas"/>
            <w:color w:val="000000"/>
            <w:kern w:val="0"/>
            <w:sz w:val="16"/>
            <w:szCs w:val="16"/>
          </w:rPr>
          <w:tab/>
        </w:r>
        <w:r w:rsidRPr="00536315">
          <w:rPr>
            <w:rFonts w:ascii="Consolas" w:hAnsi="Consolas" w:cs="Consolas"/>
            <w:color w:val="3F7F5F"/>
            <w:kern w:val="0"/>
            <w:sz w:val="16"/>
            <w:szCs w:val="16"/>
          </w:rPr>
          <w:t xml:space="preserve">// </w:t>
        </w:r>
        <w:proofErr w:type="spellStart"/>
        <w:r w:rsidRPr="00536315">
          <w:rPr>
            <w:rFonts w:ascii="Consolas" w:hAnsi="Consolas" w:cs="Consolas"/>
            <w:color w:val="3F7F5F"/>
            <w:kern w:val="0"/>
            <w:sz w:val="16"/>
            <w:szCs w:val="16"/>
          </w:rPr>
          <w:t>recurse</w:t>
        </w:r>
        <w:proofErr w:type="spellEnd"/>
        <w:r w:rsidRPr="00536315">
          <w:rPr>
            <w:rFonts w:ascii="Consolas" w:hAnsi="Consolas" w:cs="Consolas"/>
            <w:color w:val="3F7F5F"/>
            <w:kern w:val="0"/>
            <w:sz w:val="16"/>
            <w:szCs w:val="16"/>
          </w:rPr>
          <w:t xml:space="preserve"> into the subtree</w:t>
        </w:r>
      </w:ins>
    </w:p>
    <w:p w:rsidR="00536315" w:rsidRPr="00536315" w:rsidRDefault="00536315" w:rsidP="00536315">
      <w:pPr>
        <w:autoSpaceDE w:val="0"/>
        <w:autoSpaceDN w:val="0"/>
        <w:adjustRightInd w:val="0"/>
        <w:jc w:val="left"/>
        <w:rPr>
          <w:ins w:id="435" w:author="l02107" w:date="2015-06-03T13:16:00Z"/>
          <w:rFonts w:ascii="Consolas" w:hAnsi="Consolas" w:cs="Consolas"/>
          <w:kern w:val="0"/>
          <w:sz w:val="16"/>
          <w:szCs w:val="16"/>
        </w:rPr>
      </w:pPr>
      <w:ins w:id="436"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 0;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&lt; </w:t>
        </w:r>
        <w:proofErr w:type="spellStart"/>
        <w:r w:rsidRPr="00536315">
          <w:rPr>
            <w:rFonts w:ascii="Consolas" w:hAnsi="Consolas" w:cs="Consolas"/>
            <w:color w:val="000000"/>
            <w:kern w:val="0"/>
            <w:sz w:val="16"/>
            <w:szCs w:val="16"/>
          </w:rPr>
          <w:t>toList.size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437" w:author="l02107" w:date="2015-06-03T13:16:00Z"/>
          <w:rFonts w:ascii="Consolas" w:hAnsi="Consolas" w:cs="Consolas"/>
          <w:kern w:val="0"/>
          <w:sz w:val="16"/>
          <w:szCs w:val="16"/>
        </w:rPr>
      </w:pPr>
      <w:ins w:id="438"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removeNodeWithSubTree</w:t>
        </w:r>
        <w:proofErr w:type="spellEnd"/>
        <w:r w:rsidRPr="00536315">
          <w:rPr>
            <w:rFonts w:ascii="Consolas" w:hAnsi="Consolas" w:cs="Consolas"/>
            <w:color w:val="000000"/>
            <w:kern w:val="0"/>
            <w:sz w:val="16"/>
            <w:szCs w:val="16"/>
          </w:rPr>
          <w:t>(</w:t>
        </w:r>
        <w:proofErr w:type="spellStart"/>
        <w:proofErr w:type="gramEnd"/>
        <w:r w:rsidRPr="00536315">
          <w:rPr>
            <w:rFonts w:ascii="Consolas" w:hAnsi="Consolas" w:cs="Consolas"/>
            <w:color w:val="000000"/>
            <w:kern w:val="0"/>
            <w:sz w:val="16"/>
            <w:szCs w:val="16"/>
          </w:rPr>
          <w:t>toList.get</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39" w:author="l02107" w:date="2015-06-03T13:16:00Z"/>
          <w:rFonts w:ascii="Consolas" w:hAnsi="Consolas" w:cs="Consolas"/>
          <w:kern w:val="0"/>
          <w:sz w:val="16"/>
          <w:szCs w:val="16"/>
        </w:rPr>
      </w:pPr>
      <w:ins w:id="440" w:author="l02107" w:date="2015-06-03T13:16:00Z">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41"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442" w:author="l02107" w:date="2015-06-03T13:16:00Z"/>
          <w:rFonts w:ascii="Consolas" w:hAnsi="Consolas" w:cs="Consolas"/>
          <w:kern w:val="0"/>
          <w:sz w:val="16"/>
          <w:szCs w:val="16"/>
        </w:rPr>
      </w:pPr>
      <w:ins w:id="443" w:author="l02107" w:date="2015-06-03T13:16:00Z">
        <w:r w:rsidRPr="00536315">
          <w:rPr>
            <w:rFonts w:ascii="Consolas" w:hAnsi="Consolas" w:cs="Consolas"/>
            <w:color w:val="000000"/>
            <w:kern w:val="0"/>
            <w:sz w:val="16"/>
            <w:szCs w:val="16"/>
          </w:rPr>
          <w:tab/>
        </w:r>
        <w:r w:rsidRPr="00536315">
          <w:rPr>
            <w:rFonts w:ascii="Consolas" w:hAnsi="Consolas" w:cs="Consolas"/>
            <w:color w:val="3F7F5F"/>
            <w:kern w:val="0"/>
            <w:sz w:val="16"/>
            <w:szCs w:val="16"/>
          </w:rPr>
          <w:t>// remove this node</w:t>
        </w:r>
      </w:ins>
    </w:p>
    <w:p w:rsidR="00536315" w:rsidRPr="00536315" w:rsidRDefault="00536315" w:rsidP="00536315">
      <w:pPr>
        <w:autoSpaceDE w:val="0"/>
        <w:autoSpaceDN w:val="0"/>
        <w:adjustRightInd w:val="0"/>
        <w:jc w:val="left"/>
        <w:rPr>
          <w:ins w:id="444" w:author="l02107" w:date="2015-06-03T13:16:00Z"/>
          <w:rFonts w:ascii="Consolas" w:hAnsi="Consolas" w:cs="Consolas"/>
          <w:kern w:val="0"/>
          <w:sz w:val="16"/>
          <w:szCs w:val="16"/>
        </w:rPr>
      </w:pPr>
      <w:ins w:id="445" w:author="l02107" w:date="2015-06-03T13:16:00Z">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node.</w:t>
        </w:r>
        <w:r w:rsidRPr="00536315">
          <w:rPr>
            <w:rFonts w:ascii="Consolas" w:hAnsi="Consolas" w:cs="Consolas"/>
            <w:color w:val="0000C0"/>
            <w:kern w:val="0"/>
            <w:sz w:val="16"/>
            <w:szCs w:val="16"/>
          </w:rPr>
          <w:t>domNode</w:t>
        </w:r>
        <w:r w:rsidRPr="00536315">
          <w:rPr>
            <w:rFonts w:ascii="Consolas" w:hAnsi="Consolas" w:cs="Consolas"/>
            <w:color w:val="000000"/>
            <w:kern w:val="0"/>
            <w:sz w:val="16"/>
            <w:szCs w:val="16"/>
          </w:rPr>
          <w:t>.getParentNode</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removeChild</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node.</w:t>
        </w:r>
        <w:r w:rsidRPr="00536315">
          <w:rPr>
            <w:rFonts w:ascii="Consolas" w:hAnsi="Consolas" w:cs="Consolas"/>
            <w:color w:val="0000C0"/>
            <w:kern w:val="0"/>
            <w:sz w:val="16"/>
            <w:szCs w:val="16"/>
          </w:rPr>
          <w:t>domNode</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46" w:author="l02107" w:date="2015-06-03T13:16:00Z"/>
          <w:rFonts w:ascii="Consolas" w:hAnsi="Consolas" w:cs="Consolas"/>
          <w:kern w:val="0"/>
          <w:sz w:val="16"/>
          <w:szCs w:val="16"/>
        </w:rPr>
      </w:pPr>
      <w:ins w:id="447"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color w:val="000000"/>
            <w:kern w:val="0"/>
            <w:sz w:val="16"/>
            <w:szCs w:val="16"/>
          </w:rPr>
          <w:t>keys</w:t>
        </w:r>
        <w:proofErr w:type="gramEnd"/>
        <w:r w:rsidRPr="00536315">
          <w:rPr>
            <w:rFonts w:ascii="Consolas" w:hAnsi="Consolas" w:cs="Consolas"/>
            <w:color w:val="000000"/>
            <w:kern w:val="0"/>
            <w:sz w:val="16"/>
            <w:szCs w:val="16"/>
          </w:rPr>
          <w:t xml:space="preserve"> = </w:t>
        </w:r>
        <w:proofErr w:type="spellStart"/>
        <w:r w:rsidRPr="00536315">
          <w:rPr>
            <w:rFonts w:ascii="Consolas" w:hAnsi="Consolas" w:cs="Consolas"/>
            <w:color w:val="0000C0"/>
            <w:kern w:val="0"/>
            <w:sz w:val="16"/>
            <w:szCs w:val="16"/>
          </w:rPr>
          <w:t>nodeMap</w:t>
        </w:r>
        <w:r w:rsidRPr="00536315">
          <w:rPr>
            <w:rFonts w:ascii="Consolas" w:hAnsi="Consolas" w:cs="Consolas"/>
            <w:color w:val="000000"/>
            <w:kern w:val="0"/>
            <w:sz w:val="16"/>
            <w:szCs w:val="16"/>
          </w:rPr>
          <w:t>.keySet</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toArray</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48" w:author="l02107" w:date="2015-06-03T13:16:00Z"/>
          <w:rFonts w:ascii="Consolas" w:hAnsi="Consolas" w:cs="Consolas"/>
          <w:kern w:val="0"/>
          <w:sz w:val="16"/>
          <w:szCs w:val="16"/>
        </w:rPr>
      </w:pPr>
      <w:ins w:id="449"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 0;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&lt; </w:t>
        </w:r>
        <w:proofErr w:type="spellStart"/>
        <w:r w:rsidRPr="00536315">
          <w:rPr>
            <w:rFonts w:ascii="Consolas" w:hAnsi="Consolas" w:cs="Consolas"/>
            <w:color w:val="000000"/>
            <w:kern w:val="0"/>
            <w:sz w:val="16"/>
            <w:szCs w:val="16"/>
          </w:rPr>
          <w:t>keys.</w:t>
        </w:r>
        <w:r w:rsidRPr="00536315">
          <w:rPr>
            <w:rFonts w:ascii="Consolas" w:hAnsi="Consolas" w:cs="Consolas"/>
            <w:color w:val="0000C0"/>
            <w:kern w:val="0"/>
            <w:sz w:val="16"/>
            <w:szCs w:val="16"/>
          </w:rPr>
          <w:t>length</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450" w:author="l02107" w:date="2015-06-03T13:16:00Z"/>
          <w:rFonts w:ascii="Consolas" w:hAnsi="Consolas" w:cs="Consolas"/>
          <w:kern w:val="0"/>
          <w:sz w:val="16"/>
          <w:szCs w:val="16"/>
        </w:rPr>
      </w:pPr>
      <w:ins w:id="451"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zn</w:t>
        </w:r>
        <w:proofErr w:type="spellEnd"/>
        <w:r w:rsidRPr="00536315">
          <w:rPr>
            <w:rFonts w:ascii="Consolas" w:hAnsi="Consolas" w:cs="Consolas"/>
            <w:color w:val="000000"/>
            <w:kern w:val="0"/>
            <w:sz w:val="16"/>
            <w:szCs w:val="16"/>
          </w:rPr>
          <w:t xml:space="preserve"> = </w:t>
        </w:r>
        <w:proofErr w:type="spellStart"/>
        <w:proofErr w:type="gramStart"/>
        <w:r w:rsidRPr="00536315">
          <w:rPr>
            <w:rFonts w:ascii="Consolas" w:hAnsi="Consolas" w:cs="Consolas"/>
            <w:color w:val="0000C0"/>
            <w:kern w:val="0"/>
            <w:sz w:val="16"/>
            <w:szCs w:val="16"/>
          </w:rPr>
          <w:t>nodeMap</w:t>
        </w:r>
        <w:r w:rsidRPr="00536315">
          <w:rPr>
            <w:rFonts w:ascii="Consolas" w:hAnsi="Consolas" w:cs="Consolas"/>
            <w:color w:val="000000"/>
            <w:kern w:val="0"/>
            <w:sz w:val="16"/>
            <w:szCs w:val="16"/>
          </w:rPr>
          <w:t>.get</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(String)keys[</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52" w:author="l02107" w:date="2015-06-03T13:16:00Z"/>
          <w:rFonts w:ascii="Consolas" w:hAnsi="Consolas" w:cs="Consolas"/>
          <w:kern w:val="0"/>
          <w:sz w:val="16"/>
          <w:szCs w:val="16"/>
        </w:rPr>
      </w:pPr>
      <w:ins w:id="453"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if</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zn</w:t>
        </w:r>
        <w:proofErr w:type="spellEnd"/>
        <w:r w:rsidRPr="00536315">
          <w:rPr>
            <w:rFonts w:ascii="Consolas" w:hAnsi="Consolas" w:cs="Consolas"/>
            <w:color w:val="000000"/>
            <w:kern w:val="0"/>
            <w:sz w:val="16"/>
            <w:szCs w:val="16"/>
          </w:rPr>
          <w:t xml:space="preserve"> == node) {</w:t>
        </w:r>
      </w:ins>
    </w:p>
    <w:p w:rsidR="00536315" w:rsidRPr="00536315" w:rsidRDefault="00536315" w:rsidP="00536315">
      <w:pPr>
        <w:autoSpaceDE w:val="0"/>
        <w:autoSpaceDN w:val="0"/>
        <w:adjustRightInd w:val="0"/>
        <w:jc w:val="left"/>
        <w:rPr>
          <w:ins w:id="454" w:author="l02107" w:date="2015-06-03T13:16:00Z"/>
          <w:rFonts w:ascii="Consolas" w:hAnsi="Consolas" w:cs="Consolas"/>
          <w:kern w:val="0"/>
          <w:sz w:val="16"/>
          <w:szCs w:val="16"/>
        </w:rPr>
      </w:pPr>
      <w:ins w:id="455"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C0"/>
            <w:kern w:val="0"/>
            <w:sz w:val="16"/>
            <w:szCs w:val="16"/>
          </w:rPr>
          <w:t>nodeMap</w:t>
        </w:r>
        <w:r w:rsidRPr="00536315">
          <w:rPr>
            <w:rFonts w:ascii="Consolas" w:hAnsi="Consolas" w:cs="Consolas"/>
            <w:color w:val="000000"/>
            <w:kern w:val="0"/>
            <w:sz w:val="16"/>
            <w:szCs w:val="16"/>
          </w:rPr>
          <w:t>.remove</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(String)keys[</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56" w:author="l02107" w:date="2015-06-03T13:16:00Z"/>
          <w:rFonts w:ascii="Consolas" w:hAnsi="Consolas" w:cs="Consolas"/>
          <w:kern w:val="0"/>
          <w:sz w:val="16"/>
          <w:szCs w:val="16"/>
        </w:rPr>
      </w:pPr>
      <w:ins w:id="457"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break</w:t>
        </w:r>
        <w:proofErr w:type="gram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58" w:author="l02107" w:date="2015-06-03T13:16:00Z"/>
          <w:rFonts w:ascii="Consolas" w:hAnsi="Consolas" w:cs="Consolas"/>
          <w:kern w:val="0"/>
          <w:sz w:val="16"/>
          <w:szCs w:val="16"/>
        </w:rPr>
      </w:pPr>
      <w:ins w:id="459"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60" w:author="l02107" w:date="2015-06-03T13:16:00Z"/>
          <w:rFonts w:ascii="Consolas" w:hAnsi="Consolas" w:cs="Consolas"/>
          <w:kern w:val="0"/>
          <w:sz w:val="16"/>
          <w:szCs w:val="16"/>
        </w:rPr>
      </w:pPr>
      <w:ins w:id="461" w:author="l02107" w:date="2015-06-03T13:16:00Z">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62" w:author="l02107" w:date="2015-06-03T13:16:00Z"/>
          <w:rFonts w:ascii="Consolas" w:hAnsi="Consolas" w:cs="Consolas"/>
          <w:kern w:val="0"/>
          <w:sz w:val="16"/>
          <w:szCs w:val="16"/>
        </w:rPr>
      </w:pPr>
      <w:ins w:id="463" w:author="l02107" w:date="2015-06-03T13:16:00Z">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64"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465" w:author="l02107" w:date="2015-06-03T13:16:00Z"/>
          <w:rFonts w:ascii="Consolas" w:hAnsi="Consolas" w:cs="Consolas"/>
          <w:kern w:val="0"/>
          <w:sz w:val="16"/>
          <w:szCs w:val="16"/>
        </w:rPr>
      </w:pPr>
      <w:proofErr w:type="gramStart"/>
      <w:ins w:id="466" w:author="l02107" w:date="2015-06-03T13:16:00Z">
        <w:r w:rsidRPr="00536315">
          <w:rPr>
            <w:rFonts w:ascii="Consolas" w:hAnsi="Consolas" w:cs="Consolas"/>
            <w:b/>
            <w:bCs/>
            <w:color w:val="7F0055"/>
            <w:kern w:val="0"/>
            <w:sz w:val="16"/>
            <w:szCs w:val="16"/>
          </w:rPr>
          <w:t>public</w:t>
        </w:r>
        <w:proofErr w:type="gramEnd"/>
        <w:r w:rsidRPr="00536315">
          <w:rPr>
            <w:rFonts w:ascii="Consolas" w:hAnsi="Consolas" w:cs="Consolas"/>
            <w:color w:val="000000"/>
            <w:kern w:val="0"/>
            <w:sz w:val="16"/>
            <w:szCs w:val="16"/>
          </w:rPr>
          <w:t xml:space="preserve"> </w:t>
        </w:r>
        <w:r w:rsidRPr="00536315">
          <w:rPr>
            <w:rFonts w:ascii="Consolas" w:hAnsi="Consolas" w:cs="Consolas"/>
            <w:b/>
            <w:bCs/>
            <w:color w:val="7F0055"/>
            <w:kern w:val="0"/>
            <w:sz w:val="16"/>
            <w:szCs w:val="16"/>
          </w:rPr>
          <w:t>void</w:t>
        </w:r>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removeSubtreeOfNode</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node) {</w:t>
        </w:r>
      </w:ins>
    </w:p>
    <w:p w:rsidR="00536315" w:rsidRPr="00536315" w:rsidRDefault="00536315" w:rsidP="00536315">
      <w:pPr>
        <w:autoSpaceDE w:val="0"/>
        <w:autoSpaceDN w:val="0"/>
        <w:adjustRightInd w:val="0"/>
        <w:jc w:val="left"/>
        <w:rPr>
          <w:ins w:id="467" w:author="l02107" w:date="2015-06-03T13:16:00Z"/>
          <w:rFonts w:ascii="Consolas" w:hAnsi="Consolas" w:cs="Consolas"/>
          <w:kern w:val="0"/>
          <w:sz w:val="16"/>
          <w:szCs w:val="16"/>
        </w:rPr>
      </w:pPr>
      <w:ins w:id="468" w:author="l02107" w:date="2015-06-03T13:16:00Z">
        <w:r w:rsidRPr="00536315">
          <w:rPr>
            <w:rFonts w:ascii="Consolas" w:hAnsi="Consolas" w:cs="Consolas"/>
            <w:color w:val="000000"/>
            <w:kern w:val="0"/>
            <w:sz w:val="16"/>
            <w:szCs w:val="16"/>
          </w:rPr>
          <w:tab/>
          <w:t>List&lt;</w:t>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&gt; </w:t>
        </w:r>
        <w:proofErr w:type="spellStart"/>
        <w:r w:rsidRPr="00536315">
          <w:rPr>
            <w:rFonts w:ascii="Consolas" w:hAnsi="Consolas" w:cs="Consolas"/>
            <w:color w:val="000000"/>
            <w:kern w:val="0"/>
            <w:sz w:val="16"/>
            <w:szCs w:val="16"/>
          </w:rPr>
          <w:t>toList</w:t>
        </w:r>
        <w:proofErr w:type="spellEnd"/>
        <w:r w:rsidRPr="00536315">
          <w:rPr>
            <w:rFonts w:ascii="Consolas" w:hAnsi="Consolas" w:cs="Consolas"/>
            <w:color w:val="000000"/>
            <w:kern w:val="0"/>
            <w:sz w:val="16"/>
            <w:szCs w:val="16"/>
          </w:rPr>
          <w:t xml:space="preserve"> = </w:t>
        </w:r>
        <w:r w:rsidRPr="00536315">
          <w:rPr>
            <w:rFonts w:ascii="Consolas" w:hAnsi="Consolas" w:cs="Consolas"/>
            <w:b/>
            <w:bCs/>
            <w:color w:val="7F0055"/>
            <w:kern w:val="0"/>
            <w:sz w:val="16"/>
            <w:szCs w:val="16"/>
          </w:rPr>
          <w:t>new</w:t>
        </w:r>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ArrayList</w:t>
        </w:r>
        <w:proofErr w:type="spellEnd"/>
        <w:r w:rsidRPr="00536315">
          <w:rPr>
            <w:rFonts w:ascii="Consolas" w:hAnsi="Consolas" w:cs="Consolas"/>
            <w:color w:val="000000"/>
            <w:kern w:val="0"/>
            <w:sz w:val="16"/>
            <w:szCs w:val="16"/>
          </w:rPr>
          <w:t>&lt;</w:t>
        </w:r>
        <w:proofErr w:type="spellStart"/>
        <w:r w:rsidRPr="00536315">
          <w:rPr>
            <w:rFonts w:ascii="Consolas" w:hAnsi="Consolas" w:cs="Consolas"/>
            <w:color w:val="000000"/>
            <w:kern w:val="0"/>
            <w:sz w:val="16"/>
            <w:szCs w:val="16"/>
          </w:rPr>
          <w:t>ZrNode</w:t>
        </w:r>
        <w:proofErr w:type="spellEnd"/>
        <w:proofErr w:type="gramStart"/>
        <w:r w:rsidRPr="00536315">
          <w:rPr>
            <w:rFonts w:ascii="Consolas" w:hAnsi="Consolas" w:cs="Consolas"/>
            <w:color w:val="000000"/>
            <w:kern w:val="0"/>
            <w:sz w:val="16"/>
            <w:szCs w:val="16"/>
          </w:rPr>
          <w:t>&gt;(</w:t>
        </w:r>
        <w:proofErr w:type="gram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69" w:author="l02107" w:date="2015-06-03T13:16:00Z"/>
          <w:rFonts w:ascii="Consolas" w:hAnsi="Consolas" w:cs="Consolas"/>
          <w:kern w:val="0"/>
          <w:sz w:val="16"/>
          <w:szCs w:val="16"/>
        </w:rPr>
      </w:pPr>
      <w:ins w:id="470"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 0;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&lt; </w:t>
        </w:r>
        <w:proofErr w:type="spellStart"/>
        <w:r w:rsidRPr="00536315">
          <w:rPr>
            <w:rFonts w:ascii="Consolas" w:hAnsi="Consolas" w:cs="Consolas"/>
            <w:color w:val="000000"/>
            <w:kern w:val="0"/>
            <w:sz w:val="16"/>
            <w:szCs w:val="16"/>
          </w:rPr>
          <w:t>node.</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.size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471" w:author="l02107" w:date="2015-06-03T13:16:00Z"/>
          <w:rFonts w:ascii="Consolas" w:hAnsi="Consolas" w:cs="Consolas"/>
          <w:kern w:val="0"/>
          <w:sz w:val="16"/>
          <w:szCs w:val="16"/>
        </w:rPr>
      </w:pPr>
      <w:ins w:id="472"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r w:rsidRPr="00536315">
          <w:rPr>
            <w:rFonts w:ascii="Consolas" w:hAnsi="Consolas" w:cs="Consolas"/>
            <w:color w:val="000000"/>
            <w:kern w:val="0"/>
            <w:sz w:val="16"/>
            <w:szCs w:val="16"/>
          </w:rPr>
          <w:t>ZrLink</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zl</w:t>
        </w:r>
        <w:proofErr w:type="spellEnd"/>
        <w:r w:rsidRPr="00536315">
          <w:rPr>
            <w:rFonts w:ascii="Consolas" w:hAnsi="Consolas" w:cs="Consolas"/>
            <w:color w:val="000000"/>
            <w:kern w:val="0"/>
            <w:sz w:val="16"/>
            <w:szCs w:val="16"/>
          </w:rPr>
          <w:t xml:space="preserve"> = </w:t>
        </w:r>
        <w:proofErr w:type="spellStart"/>
        <w:proofErr w:type="gramStart"/>
        <w:r w:rsidRPr="00536315">
          <w:rPr>
            <w:rFonts w:ascii="Consolas" w:hAnsi="Consolas" w:cs="Consolas"/>
            <w:color w:val="000000"/>
            <w:kern w:val="0"/>
            <w:sz w:val="16"/>
            <w:szCs w:val="16"/>
          </w:rPr>
          <w:t>node.</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.get</w:t>
        </w:r>
        <w:proofErr w:type="spellEnd"/>
        <w:r w:rsidRPr="00536315">
          <w:rPr>
            <w:rFonts w:ascii="Consolas" w:hAnsi="Consolas" w:cs="Consolas"/>
            <w:color w:val="000000"/>
            <w:kern w:val="0"/>
            <w:sz w:val="16"/>
            <w:szCs w:val="16"/>
          </w:rPr>
          <w:t>(</w:t>
        </w:r>
        <w:proofErr w:type="spellStart"/>
        <w:proofErr w:type="gramEnd"/>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73" w:author="l02107" w:date="2015-06-03T13:16:00Z"/>
          <w:rFonts w:ascii="Consolas" w:hAnsi="Consolas" w:cs="Consolas"/>
          <w:kern w:val="0"/>
          <w:sz w:val="16"/>
          <w:szCs w:val="16"/>
        </w:rPr>
      </w:pPr>
      <w:ins w:id="474"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if</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linkType</w:t>
        </w:r>
        <w:proofErr w:type="spellEnd"/>
        <w:r w:rsidRPr="00536315">
          <w:rPr>
            <w:rFonts w:ascii="Consolas" w:hAnsi="Consolas" w:cs="Consolas"/>
            <w:color w:val="000000"/>
            <w:kern w:val="0"/>
            <w:sz w:val="16"/>
            <w:szCs w:val="16"/>
          </w:rPr>
          <w:t xml:space="preserve"> == </w:t>
        </w:r>
        <w:proofErr w:type="spellStart"/>
        <w:r w:rsidRPr="00536315">
          <w:rPr>
            <w:rFonts w:ascii="Consolas" w:hAnsi="Consolas" w:cs="Consolas"/>
            <w:color w:val="000000"/>
            <w:kern w:val="0"/>
            <w:sz w:val="16"/>
            <w:szCs w:val="16"/>
          </w:rPr>
          <w:t>ZrLink.</w:t>
        </w:r>
        <w:r w:rsidRPr="00536315">
          <w:rPr>
            <w:rFonts w:ascii="Consolas" w:hAnsi="Consolas" w:cs="Consolas"/>
            <w:i/>
            <w:iCs/>
            <w:color w:val="0000C0"/>
            <w:kern w:val="0"/>
            <w:sz w:val="16"/>
            <w:szCs w:val="16"/>
          </w:rPr>
          <w:t>TYPE_REFER_TO</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475" w:author="l02107" w:date="2015-06-03T13:16:00Z"/>
          <w:rFonts w:ascii="Consolas" w:hAnsi="Consolas" w:cs="Consolas"/>
          <w:kern w:val="0"/>
          <w:sz w:val="16"/>
          <w:szCs w:val="16"/>
        </w:rPr>
      </w:pPr>
      <w:ins w:id="476"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continue</w:t>
        </w:r>
        <w:proofErr w:type="gram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77" w:author="l02107" w:date="2015-06-03T13:16:00Z"/>
          <w:rFonts w:ascii="Consolas" w:hAnsi="Consolas" w:cs="Consolas"/>
          <w:kern w:val="0"/>
          <w:sz w:val="16"/>
          <w:szCs w:val="16"/>
        </w:rPr>
      </w:pPr>
      <w:ins w:id="478"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79"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480" w:author="l02107" w:date="2015-06-03T13:16:00Z"/>
          <w:rFonts w:ascii="Consolas" w:hAnsi="Consolas" w:cs="Consolas"/>
          <w:kern w:val="0"/>
          <w:sz w:val="16"/>
          <w:szCs w:val="16"/>
        </w:rPr>
      </w:pPr>
      <w:ins w:id="481"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toList.add</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to</w:t>
        </w:r>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82" w:author="l02107" w:date="2015-06-03T13:16:00Z"/>
          <w:rFonts w:ascii="Consolas" w:hAnsi="Consolas" w:cs="Consolas"/>
          <w:kern w:val="0"/>
          <w:sz w:val="16"/>
          <w:szCs w:val="16"/>
        </w:rPr>
      </w:pPr>
      <w:ins w:id="483"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domNode</w:t>
        </w:r>
        <w:r w:rsidRPr="00536315">
          <w:rPr>
            <w:rFonts w:ascii="Consolas" w:hAnsi="Consolas" w:cs="Consolas"/>
            <w:color w:val="000000"/>
            <w:kern w:val="0"/>
            <w:sz w:val="16"/>
            <w:szCs w:val="16"/>
          </w:rPr>
          <w:t>.getParentNode</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removeChild</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domNode</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84" w:author="l02107" w:date="2015-06-03T13:16:00Z"/>
          <w:rFonts w:ascii="Consolas" w:hAnsi="Consolas" w:cs="Consolas"/>
          <w:kern w:val="0"/>
          <w:sz w:val="16"/>
          <w:szCs w:val="16"/>
        </w:rPr>
      </w:pPr>
      <w:ins w:id="485"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node.</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.remove</w:t>
        </w:r>
        <w:proofErr w:type="spellEnd"/>
        <w:r w:rsidRPr="00536315">
          <w:rPr>
            <w:rFonts w:ascii="Consolas" w:hAnsi="Consolas" w:cs="Consolas"/>
            <w:color w:val="000000"/>
            <w:kern w:val="0"/>
            <w:sz w:val="16"/>
            <w:szCs w:val="16"/>
          </w:rPr>
          <w:t>(</w:t>
        </w:r>
        <w:proofErr w:type="spellStart"/>
        <w:proofErr w:type="gramEnd"/>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86" w:author="l02107" w:date="2015-06-03T13:16:00Z"/>
          <w:rFonts w:ascii="Consolas" w:hAnsi="Consolas" w:cs="Consolas"/>
          <w:kern w:val="0"/>
          <w:sz w:val="16"/>
          <w:szCs w:val="16"/>
        </w:rPr>
      </w:pPr>
      <w:ins w:id="487"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88" w:author="l02107" w:date="2015-06-03T13:16:00Z"/>
          <w:rFonts w:ascii="Consolas" w:hAnsi="Consolas" w:cs="Consolas"/>
          <w:kern w:val="0"/>
          <w:sz w:val="16"/>
          <w:szCs w:val="16"/>
        </w:rPr>
      </w:pPr>
      <w:ins w:id="489" w:author="l02107" w:date="2015-06-03T13:16:00Z">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90"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491" w:author="l02107" w:date="2015-06-03T13:16:00Z"/>
          <w:rFonts w:ascii="Consolas" w:hAnsi="Consolas" w:cs="Consolas"/>
          <w:kern w:val="0"/>
          <w:sz w:val="16"/>
          <w:szCs w:val="16"/>
        </w:rPr>
      </w:pPr>
      <w:ins w:id="492" w:author="l02107" w:date="2015-06-03T13:16:00Z">
        <w:r w:rsidRPr="00536315">
          <w:rPr>
            <w:rFonts w:ascii="Consolas" w:hAnsi="Consolas" w:cs="Consolas"/>
            <w:color w:val="000000"/>
            <w:kern w:val="0"/>
            <w:sz w:val="16"/>
            <w:szCs w:val="16"/>
          </w:rPr>
          <w:tab/>
        </w:r>
        <w:r w:rsidRPr="00536315">
          <w:rPr>
            <w:rFonts w:ascii="Consolas" w:hAnsi="Consolas" w:cs="Consolas"/>
            <w:color w:val="3F7F5F"/>
            <w:kern w:val="0"/>
            <w:sz w:val="16"/>
            <w:szCs w:val="16"/>
          </w:rPr>
          <w:t xml:space="preserve">// </w:t>
        </w:r>
        <w:proofErr w:type="spellStart"/>
        <w:r w:rsidRPr="00536315">
          <w:rPr>
            <w:rFonts w:ascii="Consolas" w:hAnsi="Consolas" w:cs="Consolas"/>
            <w:color w:val="3F7F5F"/>
            <w:kern w:val="0"/>
            <w:sz w:val="16"/>
            <w:szCs w:val="16"/>
          </w:rPr>
          <w:t>recurse</w:t>
        </w:r>
        <w:proofErr w:type="spellEnd"/>
        <w:r w:rsidRPr="00536315">
          <w:rPr>
            <w:rFonts w:ascii="Consolas" w:hAnsi="Consolas" w:cs="Consolas"/>
            <w:color w:val="3F7F5F"/>
            <w:kern w:val="0"/>
            <w:sz w:val="16"/>
            <w:szCs w:val="16"/>
          </w:rPr>
          <w:t xml:space="preserve"> into the subtree</w:t>
        </w:r>
      </w:ins>
    </w:p>
    <w:p w:rsidR="00536315" w:rsidRPr="00536315" w:rsidRDefault="00536315" w:rsidP="00536315">
      <w:pPr>
        <w:autoSpaceDE w:val="0"/>
        <w:autoSpaceDN w:val="0"/>
        <w:adjustRightInd w:val="0"/>
        <w:jc w:val="left"/>
        <w:rPr>
          <w:ins w:id="493" w:author="l02107" w:date="2015-06-03T13:16:00Z"/>
          <w:rFonts w:ascii="Consolas" w:hAnsi="Consolas" w:cs="Consolas"/>
          <w:kern w:val="0"/>
          <w:sz w:val="16"/>
          <w:szCs w:val="16"/>
        </w:rPr>
      </w:pPr>
      <w:ins w:id="494"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 0;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&lt; </w:t>
        </w:r>
        <w:proofErr w:type="spellStart"/>
        <w:r w:rsidRPr="00536315">
          <w:rPr>
            <w:rFonts w:ascii="Consolas" w:hAnsi="Consolas" w:cs="Consolas"/>
            <w:color w:val="000000"/>
            <w:kern w:val="0"/>
            <w:sz w:val="16"/>
            <w:szCs w:val="16"/>
          </w:rPr>
          <w:t>toList.size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495" w:author="l02107" w:date="2015-06-03T13:16:00Z"/>
          <w:rFonts w:ascii="Consolas" w:hAnsi="Consolas" w:cs="Consolas"/>
          <w:kern w:val="0"/>
          <w:sz w:val="16"/>
          <w:szCs w:val="16"/>
        </w:rPr>
      </w:pPr>
      <w:ins w:id="496"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removeNodeWithSubTree</w:t>
        </w:r>
        <w:proofErr w:type="spellEnd"/>
        <w:r w:rsidRPr="00536315">
          <w:rPr>
            <w:rFonts w:ascii="Consolas" w:hAnsi="Consolas" w:cs="Consolas"/>
            <w:color w:val="000000"/>
            <w:kern w:val="0"/>
            <w:sz w:val="16"/>
            <w:szCs w:val="16"/>
          </w:rPr>
          <w:t>(</w:t>
        </w:r>
        <w:proofErr w:type="spellStart"/>
        <w:proofErr w:type="gramEnd"/>
        <w:r w:rsidRPr="00536315">
          <w:rPr>
            <w:rFonts w:ascii="Consolas" w:hAnsi="Consolas" w:cs="Consolas"/>
            <w:color w:val="000000"/>
            <w:kern w:val="0"/>
            <w:sz w:val="16"/>
            <w:szCs w:val="16"/>
          </w:rPr>
          <w:t>toList.get</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497" w:author="l02107" w:date="2015-06-03T13:16:00Z"/>
          <w:rFonts w:ascii="Consolas" w:hAnsi="Consolas" w:cs="Consolas"/>
          <w:kern w:val="0"/>
          <w:sz w:val="16"/>
          <w:szCs w:val="16"/>
        </w:rPr>
      </w:pPr>
      <w:ins w:id="498" w:author="l02107" w:date="2015-06-03T13:16:00Z">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499" w:author="l02107" w:date="2015-06-03T13:16:00Z"/>
          <w:rFonts w:ascii="Consolas" w:hAnsi="Consolas" w:cs="Consolas"/>
          <w:kern w:val="0"/>
          <w:sz w:val="16"/>
          <w:szCs w:val="16"/>
        </w:rPr>
      </w:pPr>
      <w:ins w:id="500" w:author="l02107" w:date="2015-06-03T13:16:00Z">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01"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502" w:author="l02107" w:date="2015-06-03T13:16:00Z"/>
          <w:rFonts w:ascii="Consolas" w:hAnsi="Consolas" w:cs="Consolas"/>
          <w:kern w:val="0"/>
          <w:sz w:val="16"/>
          <w:szCs w:val="16"/>
        </w:rPr>
      </w:pPr>
      <w:proofErr w:type="gramStart"/>
      <w:ins w:id="503" w:author="l02107" w:date="2015-06-03T13:16:00Z">
        <w:r w:rsidRPr="00536315">
          <w:rPr>
            <w:rFonts w:ascii="Consolas" w:hAnsi="Consolas" w:cs="Consolas"/>
            <w:b/>
            <w:bCs/>
            <w:color w:val="7F0055"/>
            <w:kern w:val="0"/>
            <w:sz w:val="16"/>
            <w:szCs w:val="16"/>
          </w:rPr>
          <w:t>public</w:t>
        </w:r>
        <w:proofErr w:type="gramEnd"/>
        <w:r w:rsidRPr="00536315">
          <w:rPr>
            <w:rFonts w:ascii="Consolas" w:hAnsi="Consolas" w:cs="Consolas"/>
            <w:color w:val="000000"/>
            <w:kern w:val="0"/>
            <w:sz w:val="16"/>
            <w:szCs w:val="16"/>
          </w:rPr>
          <w:t xml:space="preserve"> </w:t>
        </w:r>
        <w:r w:rsidRPr="00536315">
          <w:rPr>
            <w:rFonts w:ascii="Consolas" w:hAnsi="Consolas" w:cs="Consolas"/>
            <w:b/>
            <w:bCs/>
            <w:color w:val="7F0055"/>
            <w:kern w:val="0"/>
            <w:sz w:val="16"/>
            <w:szCs w:val="16"/>
          </w:rPr>
          <w:t>void</w:t>
        </w:r>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replaceNode</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oldNode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newNode</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504" w:author="l02107" w:date="2015-06-03T13:16:00Z"/>
          <w:rFonts w:ascii="Consolas" w:hAnsi="Consolas" w:cs="Consolas"/>
          <w:kern w:val="0"/>
          <w:sz w:val="16"/>
          <w:szCs w:val="16"/>
        </w:rPr>
      </w:pPr>
      <w:ins w:id="505"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color w:val="000000"/>
            <w:kern w:val="0"/>
            <w:sz w:val="16"/>
            <w:szCs w:val="16"/>
          </w:rPr>
          <w:t>Object[</w:t>
        </w:r>
        <w:proofErr w:type="gramEnd"/>
        <w:r w:rsidRPr="00536315">
          <w:rPr>
            <w:rFonts w:ascii="Consolas" w:hAnsi="Consolas" w:cs="Consolas"/>
            <w:color w:val="000000"/>
            <w:kern w:val="0"/>
            <w:sz w:val="16"/>
            <w:szCs w:val="16"/>
          </w:rPr>
          <w:t>] keys;</w:t>
        </w:r>
      </w:ins>
    </w:p>
    <w:p w:rsidR="00536315" w:rsidRPr="00536315" w:rsidRDefault="00536315" w:rsidP="00536315">
      <w:pPr>
        <w:autoSpaceDE w:val="0"/>
        <w:autoSpaceDN w:val="0"/>
        <w:adjustRightInd w:val="0"/>
        <w:jc w:val="left"/>
        <w:rPr>
          <w:ins w:id="506"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507" w:author="l02107" w:date="2015-06-03T13:16:00Z"/>
          <w:rFonts w:ascii="Consolas" w:hAnsi="Consolas" w:cs="Consolas"/>
          <w:kern w:val="0"/>
          <w:sz w:val="16"/>
          <w:szCs w:val="16"/>
        </w:rPr>
      </w:pPr>
      <w:ins w:id="508" w:author="l02107" w:date="2015-06-03T13:16:00Z">
        <w:r w:rsidRPr="00536315">
          <w:rPr>
            <w:rFonts w:ascii="Consolas" w:hAnsi="Consolas" w:cs="Consolas"/>
            <w:color w:val="000000"/>
            <w:kern w:val="0"/>
            <w:sz w:val="16"/>
            <w:szCs w:val="16"/>
          </w:rPr>
          <w:tab/>
        </w:r>
        <w:r w:rsidRPr="00536315">
          <w:rPr>
            <w:rFonts w:ascii="Consolas" w:hAnsi="Consolas" w:cs="Consolas"/>
            <w:color w:val="3F7F5F"/>
            <w:kern w:val="0"/>
            <w:sz w:val="16"/>
            <w:szCs w:val="16"/>
          </w:rPr>
          <w:t>// change all the links _to_ this node</w:t>
        </w:r>
      </w:ins>
    </w:p>
    <w:p w:rsidR="00536315" w:rsidRPr="00536315" w:rsidRDefault="00536315" w:rsidP="00536315">
      <w:pPr>
        <w:autoSpaceDE w:val="0"/>
        <w:autoSpaceDN w:val="0"/>
        <w:adjustRightInd w:val="0"/>
        <w:jc w:val="left"/>
        <w:rPr>
          <w:ins w:id="509" w:author="l02107" w:date="2015-06-03T13:16:00Z"/>
          <w:rFonts w:ascii="Consolas" w:hAnsi="Consolas" w:cs="Consolas"/>
          <w:kern w:val="0"/>
          <w:sz w:val="16"/>
          <w:szCs w:val="16"/>
        </w:rPr>
      </w:pPr>
      <w:ins w:id="510" w:author="l02107" w:date="2015-06-03T13:16:00Z">
        <w:r w:rsidRPr="00536315">
          <w:rPr>
            <w:rFonts w:ascii="Consolas" w:hAnsi="Consolas" w:cs="Consolas"/>
            <w:color w:val="000000"/>
            <w:kern w:val="0"/>
            <w:sz w:val="16"/>
            <w:szCs w:val="16"/>
          </w:rPr>
          <w:lastRenderedPageBreak/>
          <w:tab/>
        </w:r>
        <w:proofErr w:type="gramStart"/>
        <w:r w:rsidRPr="00536315">
          <w:rPr>
            <w:rFonts w:ascii="Consolas" w:hAnsi="Consolas" w:cs="Consolas"/>
            <w:color w:val="000000"/>
            <w:kern w:val="0"/>
            <w:sz w:val="16"/>
            <w:szCs w:val="16"/>
          </w:rPr>
          <w:t>keys</w:t>
        </w:r>
        <w:proofErr w:type="gramEnd"/>
        <w:r w:rsidRPr="00536315">
          <w:rPr>
            <w:rFonts w:ascii="Consolas" w:hAnsi="Consolas" w:cs="Consolas"/>
            <w:color w:val="000000"/>
            <w:kern w:val="0"/>
            <w:sz w:val="16"/>
            <w:szCs w:val="16"/>
          </w:rPr>
          <w:t xml:space="preserve"> = </w:t>
        </w:r>
        <w:proofErr w:type="spellStart"/>
        <w:r w:rsidRPr="00536315">
          <w:rPr>
            <w:rFonts w:ascii="Consolas" w:hAnsi="Consolas" w:cs="Consolas"/>
            <w:color w:val="0000C0"/>
            <w:kern w:val="0"/>
            <w:sz w:val="16"/>
            <w:szCs w:val="16"/>
          </w:rPr>
          <w:t>nodeMap</w:t>
        </w:r>
        <w:r w:rsidRPr="00536315">
          <w:rPr>
            <w:rFonts w:ascii="Consolas" w:hAnsi="Consolas" w:cs="Consolas"/>
            <w:color w:val="000000"/>
            <w:kern w:val="0"/>
            <w:sz w:val="16"/>
            <w:szCs w:val="16"/>
          </w:rPr>
          <w:t>.keySet</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toArray</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11" w:author="l02107" w:date="2015-06-03T13:16:00Z"/>
          <w:rFonts w:ascii="Consolas" w:hAnsi="Consolas" w:cs="Consolas"/>
          <w:kern w:val="0"/>
          <w:sz w:val="16"/>
          <w:szCs w:val="16"/>
        </w:rPr>
      </w:pPr>
      <w:ins w:id="512"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 0;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&lt; </w:t>
        </w:r>
        <w:proofErr w:type="spellStart"/>
        <w:r w:rsidRPr="00536315">
          <w:rPr>
            <w:rFonts w:ascii="Consolas" w:hAnsi="Consolas" w:cs="Consolas"/>
            <w:color w:val="000000"/>
            <w:kern w:val="0"/>
            <w:sz w:val="16"/>
            <w:szCs w:val="16"/>
          </w:rPr>
          <w:t>keys.</w:t>
        </w:r>
        <w:r w:rsidRPr="00536315">
          <w:rPr>
            <w:rFonts w:ascii="Consolas" w:hAnsi="Consolas" w:cs="Consolas"/>
            <w:color w:val="0000C0"/>
            <w:kern w:val="0"/>
            <w:sz w:val="16"/>
            <w:szCs w:val="16"/>
          </w:rPr>
          <w:t>length</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513" w:author="l02107" w:date="2015-06-03T13:16:00Z"/>
          <w:rFonts w:ascii="Consolas" w:hAnsi="Consolas" w:cs="Consolas"/>
          <w:kern w:val="0"/>
          <w:sz w:val="16"/>
          <w:szCs w:val="16"/>
        </w:rPr>
      </w:pPr>
      <w:ins w:id="514"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zn</w:t>
        </w:r>
        <w:proofErr w:type="spellEnd"/>
        <w:r w:rsidRPr="00536315">
          <w:rPr>
            <w:rFonts w:ascii="Consolas" w:hAnsi="Consolas" w:cs="Consolas"/>
            <w:color w:val="000000"/>
            <w:kern w:val="0"/>
            <w:sz w:val="16"/>
            <w:szCs w:val="16"/>
          </w:rPr>
          <w:t xml:space="preserve"> = </w:t>
        </w:r>
        <w:proofErr w:type="spellStart"/>
        <w:proofErr w:type="gramStart"/>
        <w:r w:rsidRPr="00536315">
          <w:rPr>
            <w:rFonts w:ascii="Consolas" w:hAnsi="Consolas" w:cs="Consolas"/>
            <w:color w:val="0000C0"/>
            <w:kern w:val="0"/>
            <w:sz w:val="16"/>
            <w:szCs w:val="16"/>
          </w:rPr>
          <w:t>nodeMap</w:t>
        </w:r>
        <w:r w:rsidRPr="00536315">
          <w:rPr>
            <w:rFonts w:ascii="Consolas" w:hAnsi="Consolas" w:cs="Consolas"/>
            <w:color w:val="000000"/>
            <w:kern w:val="0"/>
            <w:sz w:val="16"/>
            <w:szCs w:val="16"/>
          </w:rPr>
          <w:t>.get</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(String)keys[</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15" w:author="l02107" w:date="2015-06-03T13:16:00Z"/>
          <w:rFonts w:ascii="Consolas" w:hAnsi="Consolas" w:cs="Consolas"/>
          <w:kern w:val="0"/>
          <w:sz w:val="16"/>
          <w:szCs w:val="16"/>
        </w:rPr>
      </w:pPr>
      <w:ins w:id="516"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j = 0; j &lt; </w:t>
        </w:r>
        <w:proofErr w:type="spellStart"/>
        <w:r w:rsidRPr="00536315">
          <w:rPr>
            <w:rFonts w:ascii="Consolas" w:hAnsi="Consolas" w:cs="Consolas"/>
            <w:color w:val="000000"/>
            <w:kern w:val="0"/>
            <w:sz w:val="16"/>
            <w:szCs w:val="16"/>
          </w:rPr>
          <w:t>zn.</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.size</w:t>
        </w:r>
        <w:proofErr w:type="spellEnd"/>
        <w:r w:rsidRPr="00536315">
          <w:rPr>
            <w:rFonts w:ascii="Consolas" w:hAnsi="Consolas" w:cs="Consolas"/>
            <w:color w:val="000000"/>
            <w:kern w:val="0"/>
            <w:sz w:val="16"/>
            <w:szCs w:val="16"/>
          </w:rPr>
          <w:t>(); j++) {</w:t>
        </w:r>
      </w:ins>
    </w:p>
    <w:p w:rsidR="00536315" w:rsidRPr="00536315" w:rsidRDefault="00536315" w:rsidP="00536315">
      <w:pPr>
        <w:autoSpaceDE w:val="0"/>
        <w:autoSpaceDN w:val="0"/>
        <w:adjustRightInd w:val="0"/>
        <w:jc w:val="left"/>
        <w:rPr>
          <w:ins w:id="517" w:author="l02107" w:date="2015-06-03T13:16:00Z"/>
          <w:rFonts w:ascii="Consolas" w:hAnsi="Consolas" w:cs="Consolas"/>
          <w:kern w:val="0"/>
          <w:sz w:val="16"/>
          <w:szCs w:val="16"/>
        </w:rPr>
      </w:pPr>
      <w:ins w:id="518"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r w:rsidRPr="00536315">
          <w:rPr>
            <w:rFonts w:ascii="Consolas" w:hAnsi="Consolas" w:cs="Consolas"/>
            <w:color w:val="000000"/>
            <w:kern w:val="0"/>
            <w:sz w:val="16"/>
            <w:szCs w:val="16"/>
          </w:rPr>
          <w:t>ZrLink</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zl</w:t>
        </w:r>
        <w:proofErr w:type="spellEnd"/>
        <w:r w:rsidRPr="00536315">
          <w:rPr>
            <w:rFonts w:ascii="Consolas" w:hAnsi="Consolas" w:cs="Consolas"/>
            <w:color w:val="000000"/>
            <w:kern w:val="0"/>
            <w:sz w:val="16"/>
            <w:szCs w:val="16"/>
          </w:rPr>
          <w:t xml:space="preserve"> = </w:t>
        </w:r>
        <w:proofErr w:type="spellStart"/>
        <w:proofErr w:type="gramStart"/>
        <w:r w:rsidRPr="00536315">
          <w:rPr>
            <w:rFonts w:ascii="Consolas" w:hAnsi="Consolas" w:cs="Consolas"/>
            <w:color w:val="000000"/>
            <w:kern w:val="0"/>
            <w:sz w:val="16"/>
            <w:szCs w:val="16"/>
          </w:rPr>
          <w:t>zn.</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.get</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000000"/>
            <w:kern w:val="0"/>
            <w:sz w:val="16"/>
            <w:szCs w:val="16"/>
          </w:rPr>
          <w:t>j);</w:t>
        </w:r>
      </w:ins>
    </w:p>
    <w:p w:rsidR="00536315" w:rsidRPr="00536315" w:rsidRDefault="00536315" w:rsidP="00536315">
      <w:pPr>
        <w:autoSpaceDE w:val="0"/>
        <w:autoSpaceDN w:val="0"/>
        <w:adjustRightInd w:val="0"/>
        <w:jc w:val="left"/>
        <w:rPr>
          <w:ins w:id="519" w:author="l02107" w:date="2015-06-03T13:16:00Z"/>
          <w:rFonts w:ascii="Consolas" w:hAnsi="Consolas" w:cs="Consolas"/>
          <w:kern w:val="0"/>
          <w:sz w:val="16"/>
          <w:szCs w:val="16"/>
        </w:rPr>
      </w:pPr>
      <w:ins w:id="520"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if</w:t>
        </w:r>
        <w:proofErr w:type="gramEnd"/>
        <w:r w:rsidRPr="00536315">
          <w:rPr>
            <w:rFonts w:ascii="Consolas" w:hAnsi="Consolas" w:cs="Consolas"/>
            <w:color w:val="000000"/>
            <w:kern w:val="0"/>
            <w:sz w:val="16"/>
            <w:szCs w:val="16"/>
          </w:rPr>
          <w:t xml:space="preserve"> (zl.</w:t>
        </w:r>
        <w:r w:rsidRPr="00536315">
          <w:rPr>
            <w:rFonts w:ascii="Consolas" w:hAnsi="Consolas" w:cs="Consolas"/>
            <w:color w:val="0000C0"/>
            <w:kern w:val="0"/>
            <w:sz w:val="16"/>
            <w:szCs w:val="16"/>
          </w:rPr>
          <w:t>to</w:t>
        </w:r>
        <w:r w:rsidRPr="00536315">
          <w:rPr>
            <w:rFonts w:ascii="Consolas" w:hAnsi="Consolas" w:cs="Consolas"/>
            <w:color w:val="000000"/>
            <w:kern w:val="0"/>
            <w:sz w:val="16"/>
            <w:szCs w:val="16"/>
          </w:rPr>
          <w:t xml:space="preserve"> == </w:t>
        </w:r>
        <w:proofErr w:type="spellStart"/>
        <w:r w:rsidRPr="00536315">
          <w:rPr>
            <w:rFonts w:ascii="Consolas" w:hAnsi="Consolas" w:cs="Consolas"/>
            <w:color w:val="000000"/>
            <w:kern w:val="0"/>
            <w:sz w:val="16"/>
            <w:szCs w:val="16"/>
          </w:rPr>
          <w:t>oldNode</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521" w:author="l02107" w:date="2015-06-03T13:16:00Z"/>
          <w:rFonts w:ascii="Consolas" w:hAnsi="Consolas" w:cs="Consolas"/>
          <w:kern w:val="0"/>
          <w:sz w:val="16"/>
          <w:szCs w:val="16"/>
        </w:rPr>
      </w:pPr>
      <w:ins w:id="522"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domNode</w:t>
        </w:r>
        <w:r w:rsidRPr="00536315">
          <w:rPr>
            <w:rFonts w:ascii="Consolas" w:hAnsi="Consolas" w:cs="Consolas"/>
            <w:color w:val="000000"/>
            <w:kern w:val="0"/>
            <w:sz w:val="16"/>
            <w:szCs w:val="16"/>
          </w:rPr>
          <w:t>.setAttribute</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2A00FF"/>
            <w:kern w:val="0"/>
            <w:sz w:val="16"/>
            <w:szCs w:val="16"/>
          </w:rPr>
          <w:t>"from"</w:t>
        </w:r>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newNode.</w:t>
        </w:r>
        <w:r w:rsidRPr="00536315">
          <w:rPr>
            <w:rFonts w:ascii="Consolas" w:hAnsi="Consolas" w:cs="Consolas"/>
            <w:color w:val="0000C0"/>
            <w:kern w:val="0"/>
            <w:sz w:val="16"/>
            <w:szCs w:val="16"/>
          </w:rPr>
          <w:t>domNode</w:t>
        </w:r>
        <w:r w:rsidRPr="00536315">
          <w:rPr>
            <w:rFonts w:ascii="Consolas" w:hAnsi="Consolas" w:cs="Consolas"/>
            <w:color w:val="000000"/>
            <w:kern w:val="0"/>
            <w:sz w:val="16"/>
            <w:szCs w:val="16"/>
          </w:rPr>
          <w:t>.getAttribute</w:t>
        </w:r>
        <w:proofErr w:type="spellEnd"/>
        <w:r w:rsidRPr="00536315">
          <w:rPr>
            <w:rFonts w:ascii="Consolas" w:hAnsi="Consolas" w:cs="Consolas"/>
            <w:color w:val="000000"/>
            <w:kern w:val="0"/>
            <w:sz w:val="16"/>
            <w:szCs w:val="16"/>
          </w:rPr>
          <w:t>(</w:t>
        </w:r>
        <w:r w:rsidRPr="00536315">
          <w:rPr>
            <w:rFonts w:ascii="Consolas" w:hAnsi="Consolas" w:cs="Consolas"/>
            <w:color w:val="2A00FF"/>
            <w:kern w:val="0"/>
            <w:sz w:val="16"/>
            <w:szCs w:val="16"/>
          </w:rPr>
          <w:t>"id"</w:t>
        </w:r>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23" w:author="l02107" w:date="2015-06-03T13:16:00Z"/>
          <w:rFonts w:ascii="Consolas" w:hAnsi="Consolas" w:cs="Consolas"/>
          <w:kern w:val="0"/>
          <w:sz w:val="16"/>
          <w:szCs w:val="16"/>
        </w:rPr>
      </w:pPr>
      <w:ins w:id="524"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t>zl.</w:t>
        </w:r>
        <w:r w:rsidRPr="00536315">
          <w:rPr>
            <w:rFonts w:ascii="Consolas" w:hAnsi="Consolas" w:cs="Consolas"/>
            <w:color w:val="0000C0"/>
            <w:kern w:val="0"/>
            <w:sz w:val="16"/>
            <w:szCs w:val="16"/>
          </w:rPr>
          <w:t>to</w:t>
        </w:r>
        <w:r w:rsidRPr="00536315">
          <w:rPr>
            <w:rFonts w:ascii="Consolas" w:hAnsi="Consolas" w:cs="Consolas"/>
            <w:color w:val="000000"/>
            <w:kern w:val="0"/>
            <w:sz w:val="16"/>
            <w:szCs w:val="16"/>
          </w:rPr>
          <w:t xml:space="preserve"> = </w:t>
        </w:r>
        <w:proofErr w:type="spellStart"/>
        <w:r w:rsidRPr="00536315">
          <w:rPr>
            <w:rFonts w:ascii="Consolas" w:hAnsi="Consolas" w:cs="Consolas"/>
            <w:color w:val="000000"/>
            <w:kern w:val="0"/>
            <w:sz w:val="16"/>
            <w:szCs w:val="16"/>
          </w:rPr>
          <w:t>newNode</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25" w:author="l02107" w:date="2015-06-03T13:16:00Z"/>
          <w:rFonts w:ascii="Consolas" w:hAnsi="Consolas" w:cs="Consolas"/>
          <w:kern w:val="0"/>
          <w:sz w:val="16"/>
          <w:szCs w:val="16"/>
        </w:rPr>
      </w:pPr>
      <w:ins w:id="526"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527" w:author="l02107" w:date="2015-06-03T13:16:00Z"/>
          <w:rFonts w:ascii="Consolas" w:hAnsi="Consolas" w:cs="Consolas"/>
          <w:kern w:val="0"/>
          <w:sz w:val="16"/>
          <w:szCs w:val="16"/>
        </w:rPr>
      </w:pPr>
      <w:ins w:id="528"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529" w:author="l02107" w:date="2015-06-03T13:16:00Z"/>
          <w:rFonts w:ascii="Consolas" w:hAnsi="Consolas" w:cs="Consolas"/>
          <w:kern w:val="0"/>
          <w:sz w:val="16"/>
          <w:szCs w:val="16"/>
        </w:rPr>
      </w:pPr>
      <w:ins w:id="530" w:author="l02107" w:date="2015-06-03T13:16:00Z">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531"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532" w:author="l02107" w:date="2015-06-03T13:16:00Z"/>
          <w:rFonts w:ascii="Consolas" w:hAnsi="Consolas" w:cs="Consolas"/>
          <w:kern w:val="0"/>
          <w:sz w:val="16"/>
          <w:szCs w:val="16"/>
        </w:rPr>
      </w:pPr>
      <w:ins w:id="533" w:author="l02107" w:date="2015-06-03T13:16:00Z">
        <w:r w:rsidRPr="00536315">
          <w:rPr>
            <w:rFonts w:ascii="Consolas" w:hAnsi="Consolas" w:cs="Consolas"/>
            <w:color w:val="000000"/>
            <w:kern w:val="0"/>
            <w:sz w:val="16"/>
            <w:szCs w:val="16"/>
          </w:rPr>
          <w:tab/>
        </w:r>
        <w:r w:rsidRPr="00536315">
          <w:rPr>
            <w:rFonts w:ascii="Consolas" w:hAnsi="Consolas" w:cs="Consolas"/>
            <w:color w:val="3F7F5F"/>
            <w:kern w:val="0"/>
            <w:sz w:val="16"/>
            <w:szCs w:val="16"/>
          </w:rPr>
          <w:t xml:space="preserve">// remove </w:t>
        </w:r>
        <w:proofErr w:type="spellStart"/>
        <w:r w:rsidRPr="00536315">
          <w:rPr>
            <w:rFonts w:ascii="Consolas" w:hAnsi="Consolas" w:cs="Consolas"/>
            <w:color w:val="3F7F5F"/>
            <w:kern w:val="0"/>
            <w:sz w:val="16"/>
            <w:szCs w:val="16"/>
          </w:rPr>
          <w:t>oldNode</w:t>
        </w:r>
        <w:proofErr w:type="spellEnd"/>
      </w:ins>
    </w:p>
    <w:p w:rsidR="00536315" w:rsidRPr="00536315" w:rsidRDefault="00536315" w:rsidP="00536315">
      <w:pPr>
        <w:autoSpaceDE w:val="0"/>
        <w:autoSpaceDN w:val="0"/>
        <w:adjustRightInd w:val="0"/>
        <w:jc w:val="left"/>
        <w:rPr>
          <w:ins w:id="534" w:author="l02107" w:date="2015-06-03T13:16:00Z"/>
          <w:rFonts w:ascii="Consolas" w:hAnsi="Consolas" w:cs="Consolas"/>
          <w:kern w:val="0"/>
          <w:sz w:val="16"/>
          <w:szCs w:val="16"/>
        </w:rPr>
      </w:pPr>
      <w:ins w:id="535" w:author="l02107" w:date="2015-06-03T13:16:00Z">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removeNodeWithSubTree</w:t>
        </w:r>
        <w:proofErr w:type="spellEnd"/>
        <w:r w:rsidRPr="00536315">
          <w:rPr>
            <w:rFonts w:ascii="Consolas" w:hAnsi="Consolas" w:cs="Consolas"/>
            <w:color w:val="000000"/>
            <w:kern w:val="0"/>
            <w:sz w:val="16"/>
            <w:szCs w:val="16"/>
          </w:rPr>
          <w:t>(</w:t>
        </w:r>
        <w:proofErr w:type="spellStart"/>
        <w:proofErr w:type="gramEnd"/>
        <w:r w:rsidRPr="00536315">
          <w:rPr>
            <w:rFonts w:ascii="Consolas" w:hAnsi="Consolas" w:cs="Consolas"/>
            <w:color w:val="000000"/>
            <w:kern w:val="0"/>
            <w:sz w:val="16"/>
            <w:szCs w:val="16"/>
          </w:rPr>
          <w:t>oldNode</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36" w:author="l02107" w:date="2015-06-03T13:16:00Z"/>
          <w:rFonts w:ascii="Consolas" w:hAnsi="Consolas" w:cs="Consolas"/>
          <w:kern w:val="0"/>
          <w:sz w:val="16"/>
          <w:szCs w:val="16"/>
        </w:rPr>
      </w:pPr>
      <w:ins w:id="537" w:author="l02107" w:date="2015-06-03T13:16:00Z">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38" w:author="l02107" w:date="2015-06-03T13:16:00Z"/>
          <w:rFonts w:ascii="Consolas" w:hAnsi="Consolas" w:cs="Consolas"/>
          <w:kern w:val="0"/>
          <w:sz w:val="16"/>
          <w:szCs w:val="16"/>
        </w:rPr>
      </w:pPr>
    </w:p>
    <w:p w:rsidR="00536315" w:rsidRPr="00536315" w:rsidRDefault="00536315" w:rsidP="00536315">
      <w:pPr>
        <w:autoSpaceDE w:val="0"/>
        <w:autoSpaceDN w:val="0"/>
        <w:adjustRightInd w:val="0"/>
        <w:jc w:val="left"/>
        <w:rPr>
          <w:ins w:id="539" w:author="l02107" w:date="2015-06-03T13:16:00Z"/>
          <w:rFonts w:ascii="Consolas" w:hAnsi="Consolas" w:cs="Consolas"/>
          <w:kern w:val="0"/>
          <w:sz w:val="16"/>
          <w:szCs w:val="16"/>
        </w:rPr>
      </w:pPr>
      <w:proofErr w:type="gramStart"/>
      <w:ins w:id="540" w:author="l02107" w:date="2015-06-03T13:16:00Z">
        <w:r w:rsidRPr="00536315">
          <w:rPr>
            <w:rFonts w:ascii="Consolas" w:hAnsi="Consolas" w:cs="Consolas"/>
            <w:b/>
            <w:bCs/>
            <w:color w:val="7F0055"/>
            <w:kern w:val="0"/>
            <w:sz w:val="16"/>
            <w:szCs w:val="16"/>
          </w:rPr>
          <w:t>public</w:t>
        </w:r>
        <w:proofErr w:type="gramEnd"/>
        <w:r w:rsidRPr="00536315">
          <w:rPr>
            <w:rFonts w:ascii="Consolas" w:hAnsi="Consolas" w:cs="Consolas"/>
            <w:color w:val="000000"/>
            <w:kern w:val="0"/>
            <w:sz w:val="16"/>
            <w:szCs w:val="16"/>
          </w:rPr>
          <w:t xml:space="preserve"> </w:t>
        </w:r>
        <w:r w:rsidRPr="00536315">
          <w:rPr>
            <w:rFonts w:ascii="Consolas" w:hAnsi="Consolas" w:cs="Consolas"/>
            <w:b/>
            <w:bCs/>
            <w:color w:val="7F0055"/>
            <w:kern w:val="0"/>
            <w:sz w:val="16"/>
            <w:szCs w:val="16"/>
          </w:rPr>
          <w:t>void</w:t>
        </w:r>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changeParent</w:t>
        </w:r>
        <w:proofErr w:type="spellEnd"/>
        <w:r w:rsidRPr="00536315">
          <w:rPr>
            <w:rFonts w:ascii="Consolas" w:hAnsi="Consolas" w:cs="Consolas"/>
            <w:color w:val="000000"/>
            <w:kern w:val="0"/>
            <w:sz w:val="16"/>
            <w:szCs w:val="16"/>
          </w:rPr>
          <w:t>(</w:t>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node, </w:t>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oldParent</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ZrNode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newParent</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541" w:author="l02107" w:date="2015-06-03T13:16:00Z"/>
          <w:rFonts w:ascii="Consolas" w:hAnsi="Consolas" w:cs="Consolas"/>
          <w:kern w:val="0"/>
          <w:sz w:val="16"/>
          <w:szCs w:val="16"/>
        </w:rPr>
      </w:pPr>
      <w:ins w:id="542" w:author="l02107" w:date="2015-06-03T13:16:00Z">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for</w:t>
        </w:r>
        <w:proofErr w:type="gramEnd"/>
        <w:r w:rsidRPr="00536315">
          <w:rPr>
            <w:rFonts w:ascii="Consolas" w:hAnsi="Consolas" w:cs="Consolas"/>
            <w:color w:val="000000"/>
            <w:kern w:val="0"/>
            <w:sz w:val="16"/>
            <w:szCs w:val="16"/>
          </w:rPr>
          <w:t xml:space="preserve"> (</w:t>
        </w:r>
        <w:proofErr w:type="spellStart"/>
        <w:r w:rsidRPr="00536315">
          <w:rPr>
            <w:rFonts w:ascii="Consolas" w:hAnsi="Consolas" w:cs="Consolas"/>
            <w:b/>
            <w:bCs/>
            <w:color w:val="7F0055"/>
            <w:kern w:val="0"/>
            <w:sz w:val="16"/>
            <w:szCs w:val="16"/>
          </w:rPr>
          <w:t>int</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 0;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xml:space="preserve"> &lt; </w:t>
        </w:r>
        <w:proofErr w:type="spellStart"/>
        <w:r w:rsidRPr="00536315">
          <w:rPr>
            <w:rFonts w:ascii="Consolas" w:hAnsi="Consolas" w:cs="Consolas"/>
            <w:color w:val="000000"/>
            <w:kern w:val="0"/>
            <w:sz w:val="16"/>
            <w:szCs w:val="16"/>
          </w:rPr>
          <w:t>oldParent.</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.size</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 {</w:t>
        </w:r>
      </w:ins>
    </w:p>
    <w:p w:rsidR="00536315" w:rsidRPr="00536315" w:rsidRDefault="00536315" w:rsidP="00536315">
      <w:pPr>
        <w:autoSpaceDE w:val="0"/>
        <w:autoSpaceDN w:val="0"/>
        <w:adjustRightInd w:val="0"/>
        <w:jc w:val="left"/>
        <w:rPr>
          <w:ins w:id="543" w:author="l02107" w:date="2015-06-03T13:16:00Z"/>
          <w:rFonts w:ascii="Consolas" w:hAnsi="Consolas" w:cs="Consolas"/>
          <w:kern w:val="0"/>
          <w:sz w:val="16"/>
          <w:szCs w:val="16"/>
        </w:rPr>
      </w:pPr>
      <w:ins w:id="544"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r w:rsidRPr="00536315">
          <w:rPr>
            <w:rFonts w:ascii="Consolas" w:hAnsi="Consolas" w:cs="Consolas"/>
            <w:color w:val="000000"/>
            <w:kern w:val="0"/>
            <w:sz w:val="16"/>
            <w:szCs w:val="16"/>
          </w:rPr>
          <w:t>ZrLink</w:t>
        </w:r>
        <w:proofErr w:type="spellEnd"/>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zl</w:t>
        </w:r>
        <w:proofErr w:type="spellEnd"/>
        <w:r w:rsidRPr="00536315">
          <w:rPr>
            <w:rFonts w:ascii="Consolas" w:hAnsi="Consolas" w:cs="Consolas"/>
            <w:color w:val="000000"/>
            <w:kern w:val="0"/>
            <w:sz w:val="16"/>
            <w:szCs w:val="16"/>
          </w:rPr>
          <w:t xml:space="preserve"> = </w:t>
        </w:r>
        <w:proofErr w:type="spellStart"/>
        <w:proofErr w:type="gramStart"/>
        <w:r w:rsidRPr="00536315">
          <w:rPr>
            <w:rFonts w:ascii="Consolas" w:hAnsi="Consolas" w:cs="Consolas"/>
            <w:color w:val="000000"/>
            <w:kern w:val="0"/>
            <w:sz w:val="16"/>
            <w:szCs w:val="16"/>
          </w:rPr>
          <w:t>oldParent.</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.get</w:t>
        </w:r>
        <w:proofErr w:type="spellEnd"/>
        <w:r w:rsidRPr="00536315">
          <w:rPr>
            <w:rFonts w:ascii="Consolas" w:hAnsi="Consolas" w:cs="Consolas"/>
            <w:color w:val="000000"/>
            <w:kern w:val="0"/>
            <w:sz w:val="16"/>
            <w:szCs w:val="16"/>
          </w:rPr>
          <w:t>(</w:t>
        </w:r>
        <w:proofErr w:type="spellStart"/>
        <w:proofErr w:type="gramEnd"/>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45" w:author="l02107" w:date="2015-06-03T13:16:00Z"/>
          <w:rFonts w:ascii="Consolas" w:hAnsi="Consolas" w:cs="Consolas"/>
          <w:kern w:val="0"/>
          <w:sz w:val="16"/>
          <w:szCs w:val="16"/>
        </w:rPr>
      </w:pPr>
      <w:ins w:id="546"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gramStart"/>
        <w:r w:rsidRPr="00536315">
          <w:rPr>
            <w:rFonts w:ascii="Consolas" w:hAnsi="Consolas" w:cs="Consolas"/>
            <w:b/>
            <w:bCs/>
            <w:color w:val="7F0055"/>
            <w:kern w:val="0"/>
            <w:sz w:val="16"/>
            <w:szCs w:val="16"/>
          </w:rPr>
          <w:t>if</w:t>
        </w:r>
        <w:proofErr w:type="gramEnd"/>
        <w:r w:rsidRPr="00536315">
          <w:rPr>
            <w:rFonts w:ascii="Consolas" w:hAnsi="Consolas" w:cs="Consolas"/>
            <w:color w:val="000000"/>
            <w:kern w:val="0"/>
            <w:sz w:val="16"/>
            <w:szCs w:val="16"/>
          </w:rPr>
          <w:t xml:space="preserve"> (zl.</w:t>
        </w:r>
        <w:r w:rsidRPr="00536315">
          <w:rPr>
            <w:rFonts w:ascii="Consolas" w:hAnsi="Consolas" w:cs="Consolas"/>
            <w:color w:val="0000C0"/>
            <w:kern w:val="0"/>
            <w:sz w:val="16"/>
            <w:szCs w:val="16"/>
          </w:rPr>
          <w:t>to</w:t>
        </w:r>
        <w:r w:rsidRPr="00536315">
          <w:rPr>
            <w:rFonts w:ascii="Consolas" w:hAnsi="Consolas" w:cs="Consolas"/>
            <w:color w:val="000000"/>
            <w:kern w:val="0"/>
            <w:sz w:val="16"/>
            <w:szCs w:val="16"/>
          </w:rPr>
          <w:t xml:space="preserve"> == node) {</w:t>
        </w:r>
      </w:ins>
    </w:p>
    <w:p w:rsidR="00536315" w:rsidRPr="00536315" w:rsidRDefault="00536315" w:rsidP="00536315">
      <w:pPr>
        <w:autoSpaceDE w:val="0"/>
        <w:autoSpaceDN w:val="0"/>
        <w:adjustRightInd w:val="0"/>
        <w:jc w:val="left"/>
        <w:rPr>
          <w:ins w:id="547" w:author="l02107" w:date="2015-06-03T13:16:00Z"/>
          <w:rFonts w:ascii="Consolas" w:hAnsi="Consolas" w:cs="Consolas"/>
          <w:kern w:val="0"/>
          <w:sz w:val="16"/>
          <w:szCs w:val="16"/>
        </w:rPr>
      </w:pPr>
      <w:ins w:id="548"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zl.</w:t>
        </w:r>
        <w:r w:rsidRPr="00536315">
          <w:rPr>
            <w:rFonts w:ascii="Consolas" w:hAnsi="Consolas" w:cs="Consolas"/>
            <w:color w:val="0000C0"/>
            <w:kern w:val="0"/>
            <w:sz w:val="16"/>
            <w:szCs w:val="16"/>
          </w:rPr>
          <w:t>domNode</w:t>
        </w:r>
        <w:r w:rsidRPr="00536315">
          <w:rPr>
            <w:rFonts w:ascii="Consolas" w:hAnsi="Consolas" w:cs="Consolas"/>
            <w:color w:val="000000"/>
            <w:kern w:val="0"/>
            <w:sz w:val="16"/>
            <w:szCs w:val="16"/>
          </w:rPr>
          <w:t>.setAttribute</w:t>
        </w:r>
        <w:proofErr w:type="spellEnd"/>
        <w:r w:rsidRPr="00536315">
          <w:rPr>
            <w:rFonts w:ascii="Consolas" w:hAnsi="Consolas" w:cs="Consolas"/>
            <w:color w:val="000000"/>
            <w:kern w:val="0"/>
            <w:sz w:val="16"/>
            <w:szCs w:val="16"/>
          </w:rPr>
          <w:t>(</w:t>
        </w:r>
        <w:proofErr w:type="gramEnd"/>
        <w:r w:rsidRPr="00536315">
          <w:rPr>
            <w:rFonts w:ascii="Consolas" w:hAnsi="Consolas" w:cs="Consolas"/>
            <w:color w:val="2A00FF"/>
            <w:kern w:val="0"/>
            <w:sz w:val="16"/>
            <w:szCs w:val="16"/>
          </w:rPr>
          <w:t>"to"</w:t>
        </w:r>
        <w:r w:rsidRPr="00536315">
          <w:rPr>
            <w:rFonts w:ascii="Consolas" w:hAnsi="Consolas" w:cs="Consolas"/>
            <w:color w:val="000000"/>
            <w:kern w:val="0"/>
            <w:sz w:val="16"/>
            <w:szCs w:val="16"/>
          </w:rPr>
          <w:t xml:space="preserve">, </w:t>
        </w:r>
        <w:proofErr w:type="spellStart"/>
        <w:r w:rsidRPr="00536315">
          <w:rPr>
            <w:rFonts w:ascii="Consolas" w:hAnsi="Consolas" w:cs="Consolas"/>
            <w:color w:val="000000"/>
            <w:kern w:val="0"/>
            <w:sz w:val="16"/>
            <w:szCs w:val="16"/>
          </w:rPr>
          <w:t>newParent.</w:t>
        </w:r>
        <w:r w:rsidRPr="00536315">
          <w:rPr>
            <w:rFonts w:ascii="Consolas" w:hAnsi="Consolas" w:cs="Consolas"/>
            <w:color w:val="0000C0"/>
            <w:kern w:val="0"/>
            <w:sz w:val="16"/>
            <w:szCs w:val="16"/>
          </w:rPr>
          <w:t>domNode</w:t>
        </w:r>
        <w:r w:rsidRPr="00536315">
          <w:rPr>
            <w:rFonts w:ascii="Consolas" w:hAnsi="Consolas" w:cs="Consolas"/>
            <w:color w:val="000000"/>
            <w:kern w:val="0"/>
            <w:sz w:val="16"/>
            <w:szCs w:val="16"/>
          </w:rPr>
          <w:t>.getAttribute</w:t>
        </w:r>
        <w:proofErr w:type="spellEnd"/>
        <w:r w:rsidRPr="00536315">
          <w:rPr>
            <w:rFonts w:ascii="Consolas" w:hAnsi="Consolas" w:cs="Consolas"/>
            <w:color w:val="000000"/>
            <w:kern w:val="0"/>
            <w:sz w:val="16"/>
            <w:szCs w:val="16"/>
          </w:rPr>
          <w:t>(</w:t>
        </w:r>
        <w:r w:rsidRPr="00536315">
          <w:rPr>
            <w:rFonts w:ascii="Consolas" w:hAnsi="Consolas" w:cs="Consolas"/>
            <w:color w:val="2A00FF"/>
            <w:kern w:val="0"/>
            <w:sz w:val="16"/>
            <w:szCs w:val="16"/>
          </w:rPr>
          <w:t>"id"</w:t>
        </w:r>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49" w:author="l02107" w:date="2015-06-03T13:16:00Z"/>
          <w:rFonts w:ascii="Consolas" w:hAnsi="Consolas" w:cs="Consolas"/>
          <w:kern w:val="0"/>
          <w:sz w:val="16"/>
          <w:szCs w:val="16"/>
        </w:rPr>
      </w:pPr>
      <w:ins w:id="550"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oldParent.</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.remove</w:t>
        </w:r>
        <w:proofErr w:type="spellEnd"/>
        <w:r w:rsidRPr="00536315">
          <w:rPr>
            <w:rFonts w:ascii="Consolas" w:hAnsi="Consolas" w:cs="Consolas"/>
            <w:color w:val="000000"/>
            <w:kern w:val="0"/>
            <w:sz w:val="16"/>
            <w:szCs w:val="16"/>
          </w:rPr>
          <w:t>(</w:t>
        </w:r>
        <w:proofErr w:type="spellStart"/>
        <w:proofErr w:type="gramEnd"/>
        <w:r w:rsidRPr="00536315">
          <w:rPr>
            <w:rFonts w:ascii="Consolas" w:hAnsi="Consolas" w:cs="Consolas"/>
            <w:color w:val="000000"/>
            <w:kern w:val="0"/>
            <w:sz w:val="16"/>
            <w:szCs w:val="16"/>
          </w:rPr>
          <w:t>i</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51" w:author="l02107" w:date="2015-06-03T13:16:00Z"/>
          <w:rFonts w:ascii="Consolas" w:hAnsi="Consolas" w:cs="Consolas"/>
          <w:kern w:val="0"/>
          <w:sz w:val="16"/>
          <w:szCs w:val="16"/>
        </w:rPr>
      </w:pPr>
      <w:ins w:id="552"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r>
        <w:proofErr w:type="spellStart"/>
        <w:proofErr w:type="gramStart"/>
        <w:r w:rsidRPr="00536315">
          <w:rPr>
            <w:rFonts w:ascii="Consolas" w:hAnsi="Consolas" w:cs="Consolas"/>
            <w:color w:val="000000"/>
            <w:kern w:val="0"/>
            <w:sz w:val="16"/>
            <w:szCs w:val="16"/>
          </w:rPr>
          <w:t>newParent.</w:t>
        </w:r>
        <w:r w:rsidRPr="00536315">
          <w:rPr>
            <w:rFonts w:ascii="Consolas" w:hAnsi="Consolas" w:cs="Consolas"/>
            <w:color w:val="0000C0"/>
            <w:kern w:val="0"/>
            <w:sz w:val="16"/>
            <w:szCs w:val="16"/>
          </w:rPr>
          <w:t>linkList</w:t>
        </w:r>
        <w:r w:rsidRPr="00536315">
          <w:rPr>
            <w:rFonts w:ascii="Consolas" w:hAnsi="Consolas" w:cs="Consolas"/>
            <w:color w:val="000000"/>
            <w:kern w:val="0"/>
            <w:sz w:val="16"/>
            <w:szCs w:val="16"/>
          </w:rPr>
          <w:t>.add</w:t>
        </w:r>
        <w:proofErr w:type="spellEnd"/>
        <w:r w:rsidRPr="00536315">
          <w:rPr>
            <w:rFonts w:ascii="Consolas" w:hAnsi="Consolas" w:cs="Consolas"/>
            <w:color w:val="000000"/>
            <w:kern w:val="0"/>
            <w:sz w:val="16"/>
            <w:szCs w:val="16"/>
          </w:rPr>
          <w:t>(</w:t>
        </w:r>
        <w:proofErr w:type="spellStart"/>
        <w:proofErr w:type="gramEnd"/>
        <w:r w:rsidRPr="00536315">
          <w:rPr>
            <w:rFonts w:ascii="Consolas" w:hAnsi="Consolas" w:cs="Consolas"/>
            <w:color w:val="000000"/>
            <w:kern w:val="0"/>
            <w:sz w:val="16"/>
            <w:szCs w:val="16"/>
          </w:rPr>
          <w:t>zl</w:t>
        </w:r>
        <w:proofErr w:type="spellEnd"/>
        <w:r w:rsidRPr="00536315">
          <w:rPr>
            <w:rFonts w:ascii="Consolas" w:hAnsi="Consolas" w:cs="Consolas"/>
            <w:color w:val="000000"/>
            <w:kern w:val="0"/>
            <w:sz w:val="16"/>
            <w:szCs w:val="16"/>
          </w:rPr>
          <w:t>);</w:t>
        </w:r>
      </w:ins>
    </w:p>
    <w:p w:rsidR="00536315" w:rsidRPr="00536315" w:rsidRDefault="00536315" w:rsidP="00536315">
      <w:pPr>
        <w:autoSpaceDE w:val="0"/>
        <w:autoSpaceDN w:val="0"/>
        <w:adjustRightInd w:val="0"/>
        <w:jc w:val="left"/>
        <w:rPr>
          <w:ins w:id="553" w:author="l02107" w:date="2015-06-03T13:16:00Z"/>
          <w:rFonts w:ascii="Consolas" w:hAnsi="Consolas" w:cs="Consolas"/>
          <w:kern w:val="0"/>
          <w:sz w:val="16"/>
          <w:szCs w:val="16"/>
        </w:rPr>
      </w:pPr>
      <w:ins w:id="554" w:author="l02107" w:date="2015-06-03T13:16:00Z">
        <w:r w:rsidRPr="00536315">
          <w:rPr>
            <w:rFonts w:ascii="Consolas" w:hAnsi="Consolas" w:cs="Consolas"/>
            <w:color w:val="000000"/>
            <w:kern w:val="0"/>
            <w:sz w:val="16"/>
            <w:szCs w:val="16"/>
          </w:rPr>
          <w:tab/>
        </w:r>
        <w:r w:rsidRPr="00536315">
          <w:rPr>
            <w:rFonts w:ascii="Consolas" w:hAnsi="Consolas" w:cs="Consolas"/>
            <w:color w:val="000000"/>
            <w:kern w:val="0"/>
            <w:sz w:val="16"/>
            <w:szCs w:val="16"/>
          </w:rPr>
          <w:tab/>
          <w:t>}</w:t>
        </w:r>
      </w:ins>
    </w:p>
    <w:p w:rsidR="00536315" w:rsidRPr="00536315" w:rsidRDefault="00536315" w:rsidP="00536315">
      <w:pPr>
        <w:autoSpaceDE w:val="0"/>
        <w:autoSpaceDN w:val="0"/>
        <w:adjustRightInd w:val="0"/>
        <w:jc w:val="left"/>
        <w:rPr>
          <w:ins w:id="555" w:author="l02107" w:date="2015-06-03T13:16:00Z"/>
          <w:rFonts w:ascii="Consolas" w:hAnsi="Consolas" w:cs="Consolas"/>
          <w:kern w:val="0"/>
          <w:sz w:val="16"/>
          <w:szCs w:val="16"/>
        </w:rPr>
      </w:pPr>
      <w:ins w:id="556" w:author="l02107" w:date="2015-06-03T13:16:00Z">
        <w:r w:rsidRPr="00536315">
          <w:rPr>
            <w:rFonts w:ascii="Consolas" w:hAnsi="Consolas" w:cs="Consolas"/>
            <w:color w:val="000000"/>
            <w:kern w:val="0"/>
            <w:sz w:val="16"/>
            <w:szCs w:val="16"/>
          </w:rPr>
          <w:tab/>
          <w:t>}</w:t>
        </w:r>
      </w:ins>
    </w:p>
    <w:p w:rsidR="00AB20D7" w:rsidRPr="00536315" w:rsidRDefault="00536315" w:rsidP="00536315">
      <w:pPr>
        <w:autoSpaceDE w:val="0"/>
        <w:autoSpaceDN w:val="0"/>
        <w:adjustRightInd w:val="0"/>
        <w:jc w:val="left"/>
        <w:rPr>
          <w:ins w:id="557" w:author="l02107" w:date="2015-06-03T13:12:00Z"/>
          <w:rFonts w:ascii="Consolas" w:hAnsi="Consolas" w:cs="Consolas" w:hint="eastAsia"/>
          <w:color w:val="000000"/>
          <w:kern w:val="0"/>
          <w:sz w:val="16"/>
          <w:szCs w:val="16"/>
        </w:rPr>
      </w:pPr>
      <w:ins w:id="558" w:author="l02107" w:date="2015-06-03T13:16:00Z">
        <w:r w:rsidRPr="00536315">
          <w:rPr>
            <w:rFonts w:ascii="Consolas" w:hAnsi="Consolas" w:cs="Consolas"/>
            <w:color w:val="000000"/>
            <w:kern w:val="0"/>
            <w:sz w:val="16"/>
            <w:szCs w:val="16"/>
          </w:rPr>
          <w:t>}</w:t>
        </w:r>
      </w:ins>
    </w:p>
    <w:p w:rsidR="00A7303F" w:rsidRDefault="00A7303F" w:rsidP="00691F65">
      <w:pPr>
        <w:pStyle w:val="a3"/>
        <w:spacing w:line="360" w:lineRule="auto"/>
        <w:ind w:left="840" w:firstLineChars="0" w:firstLine="0"/>
        <w:rPr>
          <w:ins w:id="559" w:author="l02107" w:date="2015-06-03T13:12:00Z"/>
          <w:rFonts w:ascii="Times New Roman" w:hAnsi="Times New Roman" w:cs="Times New Roman" w:hint="eastAsia"/>
          <w:sz w:val="24"/>
          <w:szCs w:val="24"/>
        </w:rPr>
      </w:pPr>
    </w:p>
    <w:p w:rsidR="00691F65" w:rsidRDefault="007A4E2C" w:rsidP="00691F65">
      <w:pPr>
        <w:pStyle w:val="a3"/>
        <w:numPr>
          <w:ilvl w:val="0"/>
          <w:numId w:val="35"/>
        </w:numPr>
        <w:spacing w:line="360" w:lineRule="auto"/>
        <w:ind w:firstLineChars="0"/>
        <w:rPr>
          <w:rFonts w:ascii="Times New Roman" w:hAnsi="Times New Roman" w:cs="Times New Roman"/>
          <w:sz w:val="24"/>
          <w:szCs w:val="24"/>
        </w:rPr>
      </w:pPr>
      <w:r w:rsidRPr="002A13CE">
        <w:rPr>
          <w:rFonts w:ascii="Times New Roman" w:hAnsi="Times New Roman" w:cs="Times New Roman"/>
          <w:sz w:val="24"/>
          <w:szCs w:val="24"/>
        </w:rPr>
        <w:t>zrProcessor.java</w:t>
      </w:r>
    </w:p>
    <w:p w:rsidR="00691F65" w:rsidRPr="00691F65" w:rsidRDefault="00691F65" w:rsidP="00691F65">
      <w:pPr>
        <w:spacing w:line="360" w:lineRule="auto"/>
        <w:ind w:left="480"/>
        <w:rPr>
          <w:rFonts w:ascii="Times New Roman" w:hAnsi="Times New Roman" w:cs="Times New Roman"/>
          <w:sz w:val="24"/>
          <w:szCs w:val="24"/>
        </w:rPr>
      </w:pPr>
      <w:r>
        <w:rPr>
          <w:rFonts w:ascii="Times New Roman" w:hAnsi="Times New Roman" w:cs="Times New Roman" w:hint="eastAsia"/>
          <w:sz w:val="24"/>
          <w:szCs w:val="24"/>
        </w:rPr>
        <w:t>此类中</w:t>
      </w:r>
      <w:r w:rsidRPr="002C00A9">
        <w:rPr>
          <w:rFonts w:ascii="Times New Roman" w:hAnsi="Times New Roman" w:cs="Times New Roman"/>
          <w:sz w:val="24"/>
          <w:szCs w:val="24"/>
        </w:rPr>
        <w:t>封装</w:t>
      </w:r>
      <w:r>
        <w:rPr>
          <w:rFonts w:ascii="Times New Roman" w:hAnsi="Times New Roman" w:cs="Times New Roman" w:hint="eastAsia"/>
          <w:sz w:val="24"/>
          <w:szCs w:val="24"/>
        </w:rPr>
        <w:t>了</w:t>
      </w:r>
      <w:r w:rsidRPr="002C00A9">
        <w:rPr>
          <w:rFonts w:ascii="Times New Roman" w:hAnsi="Times New Roman" w:cs="Times New Roman"/>
          <w:sz w:val="24"/>
          <w:szCs w:val="24"/>
        </w:rPr>
        <w:t>主脉络提取算法</w:t>
      </w:r>
      <w:ins w:id="560" w:author="l02107" w:date="2015-06-03T13:18:00Z">
        <w:r w:rsidR="00CB7DC5">
          <w:rPr>
            <w:rFonts w:ascii="Times New Roman" w:hAnsi="Times New Roman" w:cs="Times New Roman" w:hint="eastAsia"/>
            <w:sz w:val="24"/>
            <w:szCs w:val="24"/>
          </w:rPr>
          <w:t>，主脉络提取算法实现时采用了递归函数调用</w:t>
        </w:r>
      </w:ins>
      <w:r w:rsidRPr="002C00A9">
        <w:rPr>
          <w:rFonts w:ascii="Times New Roman" w:hAnsi="Times New Roman" w:cs="Times New Roman"/>
          <w:sz w:val="24"/>
          <w:szCs w:val="24"/>
        </w:rPr>
        <w:t>。</w:t>
      </w:r>
    </w:p>
    <w:p w:rsidR="000A4B4F" w:rsidRPr="000A4B4F" w:rsidRDefault="000A4B4F" w:rsidP="000A4B4F">
      <w:pPr>
        <w:autoSpaceDE w:val="0"/>
        <w:autoSpaceDN w:val="0"/>
        <w:adjustRightInd w:val="0"/>
        <w:jc w:val="left"/>
        <w:rPr>
          <w:ins w:id="561" w:author="l02107" w:date="2015-06-03T13:19:00Z"/>
          <w:rFonts w:ascii="Consolas" w:hAnsi="Consolas" w:cs="Consolas"/>
          <w:kern w:val="0"/>
          <w:sz w:val="16"/>
          <w:szCs w:val="16"/>
        </w:rPr>
      </w:pPr>
      <w:ins w:id="562" w:author="l02107" w:date="2015-06-03T13:19:00Z">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private</w:t>
        </w:r>
        <w:proofErr w:type="gramEnd"/>
        <w:r w:rsidRPr="000A4B4F">
          <w:rPr>
            <w:rFonts w:ascii="Consolas" w:hAnsi="Consolas" w:cs="Consolas"/>
            <w:color w:val="000000"/>
            <w:kern w:val="0"/>
            <w:sz w:val="16"/>
            <w:szCs w:val="16"/>
          </w:rPr>
          <w:t xml:space="preserve"> </w:t>
        </w:r>
        <w:r w:rsidRPr="000A4B4F">
          <w:rPr>
            <w:rFonts w:ascii="Consolas" w:hAnsi="Consolas" w:cs="Consolas"/>
            <w:b/>
            <w:bCs/>
            <w:color w:val="7F0055"/>
            <w:kern w:val="0"/>
            <w:sz w:val="16"/>
            <w:szCs w:val="16"/>
          </w:rPr>
          <w:t>void</w:t>
        </w:r>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processImpl</w:t>
        </w:r>
        <w:proofErr w:type="spellEnd"/>
        <w:r w:rsidRPr="000A4B4F">
          <w:rPr>
            <w:rFonts w:ascii="Consolas" w:hAnsi="Consolas" w:cs="Consolas"/>
            <w:color w:val="000000"/>
            <w:kern w:val="0"/>
            <w:sz w:val="16"/>
            <w:szCs w:val="16"/>
          </w:rPr>
          <w:t>(</w:t>
        </w:r>
        <w:proofErr w:type="spellStart"/>
        <w:r w:rsidRPr="000A4B4F">
          <w:rPr>
            <w:rFonts w:ascii="Consolas" w:hAnsi="Consolas" w:cs="Consolas"/>
            <w:color w:val="000000"/>
            <w:kern w:val="0"/>
            <w:sz w:val="16"/>
            <w:szCs w:val="16"/>
          </w:rPr>
          <w:t>ZrNode</w:t>
        </w:r>
        <w:proofErr w:type="spellEnd"/>
        <w:r w:rsidRPr="000A4B4F">
          <w:rPr>
            <w:rFonts w:ascii="Consolas" w:hAnsi="Consolas" w:cs="Consolas"/>
            <w:color w:val="000000"/>
            <w:kern w:val="0"/>
            <w:sz w:val="16"/>
            <w:szCs w:val="16"/>
          </w:rPr>
          <w:t xml:space="preserve"> node) {</w:t>
        </w:r>
      </w:ins>
    </w:p>
    <w:p w:rsidR="000A4B4F" w:rsidRPr="000A4B4F" w:rsidRDefault="000A4B4F" w:rsidP="000A4B4F">
      <w:pPr>
        <w:autoSpaceDE w:val="0"/>
        <w:autoSpaceDN w:val="0"/>
        <w:adjustRightInd w:val="0"/>
        <w:jc w:val="left"/>
        <w:rPr>
          <w:ins w:id="563" w:author="l02107" w:date="2015-06-03T13:19:00Z"/>
          <w:rFonts w:ascii="Consolas" w:hAnsi="Consolas" w:cs="Consolas"/>
          <w:kern w:val="0"/>
          <w:sz w:val="16"/>
          <w:szCs w:val="16"/>
        </w:rPr>
      </w:pPr>
      <w:ins w:id="564"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r w:rsidRPr="000A4B4F">
          <w:rPr>
            <w:rFonts w:ascii="Consolas" w:hAnsi="Consolas" w:cs="Consolas"/>
            <w:color w:val="000000"/>
            <w:kern w:val="0"/>
            <w:sz w:val="16"/>
            <w:szCs w:val="16"/>
          </w:rPr>
          <w:t>ZrNode</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evolveTo</w:t>
        </w:r>
        <w:proofErr w:type="spellEnd"/>
        <w:r w:rsidRPr="000A4B4F">
          <w:rPr>
            <w:rFonts w:ascii="Consolas" w:hAnsi="Consolas" w:cs="Consolas"/>
            <w:color w:val="000000"/>
            <w:kern w:val="0"/>
            <w:sz w:val="16"/>
            <w:szCs w:val="16"/>
          </w:rPr>
          <w:t xml:space="preserve"> = </w:t>
        </w:r>
        <w:r w:rsidRPr="000A4B4F">
          <w:rPr>
            <w:rFonts w:ascii="Consolas" w:hAnsi="Consolas" w:cs="Consolas"/>
            <w:b/>
            <w:bCs/>
            <w:color w:val="7F0055"/>
            <w:kern w:val="0"/>
            <w:sz w:val="16"/>
            <w:szCs w:val="16"/>
          </w:rPr>
          <w:t>null</w:t>
        </w:r>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565" w:author="l02107" w:date="2015-06-03T13:19:00Z"/>
          <w:rFonts w:ascii="Consolas" w:hAnsi="Consolas" w:cs="Consolas"/>
          <w:kern w:val="0"/>
          <w:sz w:val="16"/>
          <w:szCs w:val="16"/>
        </w:rPr>
      </w:pPr>
      <w:ins w:id="566"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for</w:t>
        </w:r>
        <w:proofErr w:type="gramEnd"/>
        <w:r w:rsidRPr="000A4B4F">
          <w:rPr>
            <w:rFonts w:ascii="Consolas" w:hAnsi="Consolas" w:cs="Consolas"/>
            <w:color w:val="000000"/>
            <w:kern w:val="0"/>
            <w:sz w:val="16"/>
            <w:szCs w:val="16"/>
          </w:rPr>
          <w:t xml:space="preserve"> (</w:t>
        </w:r>
        <w:proofErr w:type="spellStart"/>
        <w:r w:rsidRPr="000A4B4F">
          <w:rPr>
            <w:rFonts w:ascii="Consolas" w:hAnsi="Consolas" w:cs="Consolas"/>
            <w:b/>
            <w:bCs/>
            <w:color w:val="7F0055"/>
            <w:kern w:val="0"/>
            <w:sz w:val="16"/>
            <w:szCs w:val="16"/>
          </w:rPr>
          <w:t>int</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xml:space="preserve"> = 0;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xml:space="preserve"> &lt; </w:t>
        </w:r>
        <w:proofErr w:type="spellStart"/>
        <w:r w:rsidRPr="000A4B4F">
          <w:rPr>
            <w:rFonts w:ascii="Consolas" w:hAnsi="Consolas" w:cs="Consolas"/>
            <w:color w:val="000000"/>
            <w:kern w:val="0"/>
            <w:sz w:val="16"/>
            <w:szCs w:val="16"/>
          </w:rPr>
          <w:t>node.</w:t>
        </w:r>
        <w:r w:rsidRPr="000A4B4F">
          <w:rPr>
            <w:rFonts w:ascii="Consolas" w:hAnsi="Consolas" w:cs="Consolas"/>
            <w:color w:val="0000C0"/>
            <w:kern w:val="0"/>
            <w:sz w:val="16"/>
            <w:szCs w:val="16"/>
          </w:rPr>
          <w:t>linkList</w:t>
        </w:r>
        <w:r w:rsidRPr="000A4B4F">
          <w:rPr>
            <w:rFonts w:ascii="Consolas" w:hAnsi="Consolas" w:cs="Consolas"/>
            <w:color w:val="000000"/>
            <w:kern w:val="0"/>
            <w:sz w:val="16"/>
            <w:szCs w:val="16"/>
          </w:rPr>
          <w:t>.size</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w:t>
        </w:r>
      </w:ins>
    </w:p>
    <w:p w:rsidR="000A4B4F" w:rsidRPr="000A4B4F" w:rsidRDefault="000A4B4F" w:rsidP="000A4B4F">
      <w:pPr>
        <w:autoSpaceDE w:val="0"/>
        <w:autoSpaceDN w:val="0"/>
        <w:adjustRightInd w:val="0"/>
        <w:jc w:val="left"/>
        <w:rPr>
          <w:ins w:id="567" w:author="l02107" w:date="2015-06-03T13:19:00Z"/>
          <w:rFonts w:ascii="Consolas" w:hAnsi="Consolas" w:cs="Consolas"/>
          <w:kern w:val="0"/>
          <w:sz w:val="16"/>
          <w:szCs w:val="16"/>
        </w:rPr>
      </w:pPr>
      <w:ins w:id="568"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r w:rsidRPr="000A4B4F">
          <w:rPr>
            <w:rFonts w:ascii="Consolas" w:hAnsi="Consolas" w:cs="Consolas"/>
            <w:color w:val="000000"/>
            <w:kern w:val="0"/>
            <w:sz w:val="16"/>
            <w:szCs w:val="16"/>
          </w:rPr>
          <w:t>ZrLink</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zl</w:t>
        </w:r>
        <w:proofErr w:type="spellEnd"/>
        <w:r w:rsidRPr="000A4B4F">
          <w:rPr>
            <w:rFonts w:ascii="Consolas" w:hAnsi="Consolas" w:cs="Consolas"/>
            <w:color w:val="000000"/>
            <w:kern w:val="0"/>
            <w:sz w:val="16"/>
            <w:szCs w:val="16"/>
          </w:rPr>
          <w:t xml:space="preserve"> = </w:t>
        </w:r>
        <w:proofErr w:type="spellStart"/>
        <w:proofErr w:type="gramStart"/>
        <w:r w:rsidRPr="000A4B4F">
          <w:rPr>
            <w:rFonts w:ascii="Consolas" w:hAnsi="Consolas" w:cs="Consolas"/>
            <w:color w:val="000000"/>
            <w:kern w:val="0"/>
            <w:sz w:val="16"/>
            <w:szCs w:val="16"/>
          </w:rPr>
          <w:t>node.</w:t>
        </w:r>
        <w:r w:rsidRPr="000A4B4F">
          <w:rPr>
            <w:rFonts w:ascii="Consolas" w:hAnsi="Consolas" w:cs="Consolas"/>
            <w:color w:val="0000C0"/>
            <w:kern w:val="0"/>
            <w:sz w:val="16"/>
            <w:szCs w:val="16"/>
          </w:rPr>
          <w:t>linkList</w:t>
        </w:r>
        <w:r w:rsidRPr="000A4B4F">
          <w:rPr>
            <w:rFonts w:ascii="Consolas" w:hAnsi="Consolas" w:cs="Consolas"/>
            <w:color w:val="000000"/>
            <w:kern w:val="0"/>
            <w:sz w:val="16"/>
            <w:szCs w:val="16"/>
          </w:rPr>
          <w:t>.get</w:t>
        </w:r>
        <w:proofErr w:type="spellEnd"/>
        <w:r w:rsidRPr="000A4B4F">
          <w:rPr>
            <w:rFonts w:ascii="Consolas" w:hAnsi="Consolas" w:cs="Consolas"/>
            <w:color w:val="000000"/>
            <w:kern w:val="0"/>
            <w:sz w:val="16"/>
            <w:szCs w:val="16"/>
          </w:rPr>
          <w:t>(</w:t>
        </w:r>
        <w:proofErr w:type="spellStart"/>
        <w:proofErr w:type="gramEnd"/>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569" w:author="l02107" w:date="2015-06-03T13:19:00Z"/>
          <w:rFonts w:ascii="Consolas" w:hAnsi="Consolas" w:cs="Consolas"/>
          <w:kern w:val="0"/>
          <w:sz w:val="16"/>
          <w:szCs w:val="16"/>
        </w:rPr>
      </w:pPr>
      <w:ins w:id="570"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if</w:t>
        </w:r>
        <w:proofErr w:type="gram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zl.</w:t>
        </w:r>
        <w:r w:rsidRPr="000A4B4F">
          <w:rPr>
            <w:rFonts w:ascii="Consolas" w:hAnsi="Consolas" w:cs="Consolas"/>
            <w:color w:val="0000C0"/>
            <w:kern w:val="0"/>
            <w:sz w:val="16"/>
            <w:szCs w:val="16"/>
          </w:rPr>
          <w:t>linkType</w:t>
        </w:r>
        <w:proofErr w:type="spellEnd"/>
        <w:r w:rsidRPr="000A4B4F">
          <w:rPr>
            <w:rFonts w:ascii="Consolas" w:hAnsi="Consolas" w:cs="Consolas"/>
            <w:color w:val="000000"/>
            <w:kern w:val="0"/>
            <w:sz w:val="16"/>
            <w:szCs w:val="16"/>
          </w:rPr>
          <w:t xml:space="preserve"> == </w:t>
        </w:r>
        <w:proofErr w:type="spellStart"/>
        <w:r w:rsidRPr="000A4B4F">
          <w:rPr>
            <w:rFonts w:ascii="Consolas" w:hAnsi="Consolas" w:cs="Consolas"/>
            <w:color w:val="000000"/>
            <w:kern w:val="0"/>
            <w:sz w:val="16"/>
            <w:szCs w:val="16"/>
          </w:rPr>
          <w:t>ZrLink.</w:t>
        </w:r>
        <w:r w:rsidRPr="000A4B4F">
          <w:rPr>
            <w:rFonts w:ascii="Consolas" w:hAnsi="Consolas" w:cs="Consolas"/>
            <w:i/>
            <w:iCs/>
            <w:color w:val="0000C0"/>
            <w:kern w:val="0"/>
            <w:sz w:val="16"/>
            <w:szCs w:val="16"/>
          </w:rPr>
          <w:t>TYPE_EVOLVE_TO</w:t>
        </w:r>
        <w:proofErr w:type="spellEnd"/>
        <w:r w:rsidRPr="000A4B4F">
          <w:rPr>
            <w:rFonts w:ascii="Consolas" w:hAnsi="Consolas" w:cs="Consolas"/>
            <w:color w:val="000000"/>
            <w:kern w:val="0"/>
            <w:sz w:val="16"/>
            <w:szCs w:val="16"/>
          </w:rPr>
          <w:t>) {</w:t>
        </w:r>
      </w:ins>
    </w:p>
    <w:p w:rsidR="000A4B4F" w:rsidRPr="000A4B4F" w:rsidRDefault="000A4B4F" w:rsidP="000A4B4F">
      <w:pPr>
        <w:autoSpaceDE w:val="0"/>
        <w:autoSpaceDN w:val="0"/>
        <w:adjustRightInd w:val="0"/>
        <w:jc w:val="left"/>
        <w:rPr>
          <w:ins w:id="571" w:author="l02107" w:date="2015-06-03T13:19:00Z"/>
          <w:rFonts w:ascii="Consolas" w:hAnsi="Consolas" w:cs="Consolas"/>
          <w:kern w:val="0"/>
          <w:sz w:val="16"/>
          <w:szCs w:val="16"/>
        </w:rPr>
      </w:pPr>
      <w:ins w:id="572"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proofErr w:type="gramStart"/>
        <w:r w:rsidRPr="000A4B4F">
          <w:rPr>
            <w:rFonts w:ascii="Consolas" w:hAnsi="Consolas" w:cs="Consolas"/>
            <w:color w:val="000000"/>
            <w:kern w:val="0"/>
            <w:sz w:val="16"/>
            <w:szCs w:val="16"/>
          </w:rPr>
          <w:t>evolveTo</w:t>
        </w:r>
        <w:proofErr w:type="spellEnd"/>
        <w:proofErr w:type="gramEnd"/>
        <w:r w:rsidRPr="000A4B4F">
          <w:rPr>
            <w:rFonts w:ascii="Consolas" w:hAnsi="Consolas" w:cs="Consolas"/>
            <w:color w:val="000000"/>
            <w:kern w:val="0"/>
            <w:sz w:val="16"/>
            <w:szCs w:val="16"/>
          </w:rPr>
          <w:t xml:space="preserve"> = zl.</w:t>
        </w:r>
        <w:r w:rsidRPr="000A4B4F">
          <w:rPr>
            <w:rFonts w:ascii="Consolas" w:hAnsi="Consolas" w:cs="Consolas"/>
            <w:color w:val="0000C0"/>
            <w:kern w:val="0"/>
            <w:sz w:val="16"/>
            <w:szCs w:val="16"/>
          </w:rPr>
          <w:t>to</w:t>
        </w:r>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573" w:author="l02107" w:date="2015-06-03T13:19:00Z"/>
          <w:rFonts w:ascii="Consolas" w:hAnsi="Consolas" w:cs="Consolas"/>
          <w:kern w:val="0"/>
          <w:sz w:val="16"/>
          <w:szCs w:val="16"/>
        </w:rPr>
      </w:pPr>
      <w:ins w:id="574"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break</w:t>
        </w:r>
        <w:proofErr w:type="gram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575" w:author="l02107" w:date="2015-06-03T13:19:00Z"/>
          <w:rFonts w:ascii="Consolas" w:hAnsi="Consolas" w:cs="Consolas"/>
          <w:kern w:val="0"/>
          <w:sz w:val="16"/>
          <w:szCs w:val="16"/>
        </w:rPr>
      </w:pPr>
      <w:ins w:id="576"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w:t>
        </w:r>
      </w:ins>
    </w:p>
    <w:p w:rsidR="000A4B4F" w:rsidRPr="000A4B4F" w:rsidRDefault="000A4B4F" w:rsidP="000A4B4F">
      <w:pPr>
        <w:autoSpaceDE w:val="0"/>
        <w:autoSpaceDN w:val="0"/>
        <w:adjustRightInd w:val="0"/>
        <w:jc w:val="left"/>
        <w:rPr>
          <w:ins w:id="577" w:author="l02107" w:date="2015-06-03T13:19:00Z"/>
          <w:rFonts w:ascii="Consolas" w:hAnsi="Consolas" w:cs="Consolas"/>
          <w:kern w:val="0"/>
          <w:sz w:val="16"/>
          <w:szCs w:val="16"/>
        </w:rPr>
      </w:pPr>
      <w:ins w:id="578"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w:t>
        </w:r>
      </w:ins>
    </w:p>
    <w:p w:rsidR="000A4B4F" w:rsidRPr="000A4B4F" w:rsidRDefault="000A4B4F" w:rsidP="000A4B4F">
      <w:pPr>
        <w:autoSpaceDE w:val="0"/>
        <w:autoSpaceDN w:val="0"/>
        <w:adjustRightInd w:val="0"/>
        <w:jc w:val="left"/>
        <w:rPr>
          <w:ins w:id="579" w:author="l02107" w:date="2015-06-03T13:19:00Z"/>
          <w:rFonts w:ascii="Consolas" w:hAnsi="Consolas" w:cs="Consolas"/>
          <w:kern w:val="0"/>
          <w:sz w:val="16"/>
          <w:szCs w:val="16"/>
        </w:rPr>
      </w:pPr>
    </w:p>
    <w:p w:rsidR="000A4B4F" w:rsidRPr="000A4B4F" w:rsidRDefault="000A4B4F" w:rsidP="000A4B4F">
      <w:pPr>
        <w:autoSpaceDE w:val="0"/>
        <w:autoSpaceDN w:val="0"/>
        <w:adjustRightInd w:val="0"/>
        <w:jc w:val="left"/>
        <w:rPr>
          <w:ins w:id="580" w:author="l02107" w:date="2015-06-03T13:19:00Z"/>
          <w:rFonts w:ascii="Consolas" w:hAnsi="Consolas" w:cs="Consolas"/>
          <w:kern w:val="0"/>
          <w:sz w:val="16"/>
          <w:szCs w:val="16"/>
        </w:rPr>
      </w:pPr>
      <w:ins w:id="581"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if</w:t>
        </w:r>
        <w:proofErr w:type="gram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evolveTo</w:t>
        </w:r>
        <w:proofErr w:type="spellEnd"/>
        <w:r w:rsidRPr="000A4B4F">
          <w:rPr>
            <w:rFonts w:ascii="Consolas" w:hAnsi="Consolas" w:cs="Consolas"/>
            <w:color w:val="000000"/>
            <w:kern w:val="0"/>
            <w:sz w:val="16"/>
            <w:szCs w:val="16"/>
          </w:rPr>
          <w:t xml:space="preserve"> != </w:t>
        </w:r>
        <w:r w:rsidRPr="000A4B4F">
          <w:rPr>
            <w:rFonts w:ascii="Consolas" w:hAnsi="Consolas" w:cs="Consolas"/>
            <w:b/>
            <w:bCs/>
            <w:color w:val="7F0055"/>
            <w:kern w:val="0"/>
            <w:sz w:val="16"/>
            <w:szCs w:val="16"/>
          </w:rPr>
          <w:t>null</w:t>
        </w:r>
        <w:r w:rsidRPr="000A4B4F">
          <w:rPr>
            <w:rFonts w:ascii="Consolas" w:hAnsi="Consolas" w:cs="Consolas"/>
            <w:color w:val="000000"/>
            <w:kern w:val="0"/>
            <w:sz w:val="16"/>
            <w:szCs w:val="16"/>
          </w:rPr>
          <w:t>) {</w:t>
        </w:r>
      </w:ins>
    </w:p>
    <w:p w:rsidR="000A4B4F" w:rsidRPr="000A4B4F" w:rsidRDefault="000A4B4F" w:rsidP="000A4B4F">
      <w:pPr>
        <w:autoSpaceDE w:val="0"/>
        <w:autoSpaceDN w:val="0"/>
        <w:adjustRightInd w:val="0"/>
        <w:jc w:val="left"/>
        <w:rPr>
          <w:ins w:id="582" w:author="l02107" w:date="2015-06-03T13:19:00Z"/>
          <w:rFonts w:ascii="Consolas" w:hAnsi="Consolas" w:cs="Consolas"/>
          <w:kern w:val="0"/>
          <w:sz w:val="16"/>
          <w:szCs w:val="16"/>
        </w:rPr>
      </w:pPr>
      <w:ins w:id="583"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3F7F5F"/>
            <w:kern w:val="0"/>
            <w:sz w:val="16"/>
            <w:szCs w:val="16"/>
          </w:rPr>
          <w:t xml:space="preserve">// this node has an evolve-to, do evolve-to </w:t>
        </w:r>
        <w:proofErr w:type="spellStart"/>
        <w:r w:rsidRPr="000A4B4F">
          <w:rPr>
            <w:rFonts w:ascii="Consolas" w:hAnsi="Consolas" w:cs="Consolas"/>
            <w:color w:val="3F7F5F"/>
            <w:kern w:val="0"/>
            <w:sz w:val="16"/>
            <w:szCs w:val="16"/>
            <w:u w:val="single"/>
          </w:rPr>
          <w:t>infering</w:t>
        </w:r>
        <w:proofErr w:type="spellEnd"/>
      </w:ins>
    </w:p>
    <w:p w:rsidR="000A4B4F" w:rsidRPr="000A4B4F" w:rsidRDefault="000A4B4F" w:rsidP="000A4B4F">
      <w:pPr>
        <w:autoSpaceDE w:val="0"/>
        <w:autoSpaceDN w:val="0"/>
        <w:adjustRightInd w:val="0"/>
        <w:jc w:val="left"/>
        <w:rPr>
          <w:ins w:id="584" w:author="l02107" w:date="2015-06-03T13:19:00Z"/>
          <w:rFonts w:ascii="Consolas" w:hAnsi="Consolas" w:cs="Consolas"/>
          <w:kern w:val="0"/>
          <w:sz w:val="16"/>
          <w:szCs w:val="16"/>
        </w:rPr>
      </w:pPr>
      <w:ins w:id="585"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for</w:t>
        </w:r>
        <w:proofErr w:type="gramEnd"/>
        <w:r w:rsidRPr="000A4B4F">
          <w:rPr>
            <w:rFonts w:ascii="Consolas" w:hAnsi="Consolas" w:cs="Consolas"/>
            <w:color w:val="000000"/>
            <w:kern w:val="0"/>
            <w:sz w:val="16"/>
            <w:szCs w:val="16"/>
          </w:rPr>
          <w:t xml:space="preserve"> (</w:t>
        </w:r>
        <w:proofErr w:type="spellStart"/>
        <w:r w:rsidRPr="000A4B4F">
          <w:rPr>
            <w:rFonts w:ascii="Consolas" w:hAnsi="Consolas" w:cs="Consolas"/>
            <w:b/>
            <w:bCs/>
            <w:color w:val="7F0055"/>
            <w:kern w:val="0"/>
            <w:sz w:val="16"/>
            <w:szCs w:val="16"/>
          </w:rPr>
          <w:t>int</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xml:space="preserve"> = 0;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xml:space="preserve"> &lt; </w:t>
        </w:r>
        <w:proofErr w:type="spellStart"/>
        <w:r w:rsidRPr="000A4B4F">
          <w:rPr>
            <w:rFonts w:ascii="Consolas" w:hAnsi="Consolas" w:cs="Consolas"/>
            <w:color w:val="000000"/>
            <w:kern w:val="0"/>
            <w:sz w:val="16"/>
            <w:szCs w:val="16"/>
          </w:rPr>
          <w:t>node.</w:t>
        </w:r>
        <w:r w:rsidRPr="000A4B4F">
          <w:rPr>
            <w:rFonts w:ascii="Consolas" w:hAnsi="Consolas" w:cs="Consolas"/>
            <w:color w:val="0000C0"/>
            <w:kern w:val="0"/>
            <w:sz w:val="16"/>
            <w:szCs w:val="16"/>
          </w:rPr>
          <w:t>linkList</w:t>
        </w:r>
        <w:r w:rsidRPr="000A4B4F">
          <w:rPr>
            <w:rFonts w:ascii="Consolas" w:hAnsi="Consolas" w:cs="Consolas"/>
            <w:color w:val="000000"/>
            <w:kern w:val="0"/>
            <w:sz w:val="16"/>
            <w:szCs w:val="16"/>
          </w:rPr>
          <w:t>.size</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w:t>
        </w:r>
      </w:ins>
    </w:p>
    <w:p w:rsidR="000A4B4F" w:rsidRPr="000A4B4F" w:rsidRDefault="000A4B4F" w:rsidP="000A4B4F">
      <w:pPr>
        <w:autoSpaceDE w:val="0"/>
        <w:autoSpaceDN w:val="0"/>
        <w:adjustRightInd w:val="0"/>
        <w:jc w:val="left"/>
        <w:rPr>
          <w:ins w:id="586" w:author="l02107" w:date="2015-06-03T13:19:00Z"/>
          <w:rFonts w:ascii="Consolas" w:hAnsi="Consolas" w:cs="Consolas"/>
          <w:kern w:val="0"/>
          <w:sz w:val="16"/>
          <w:szCs w:val="16"/>
        </w:rPr>
      </w:pPr>
      <w:ins w:id="587"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r w:rsidRPr="000A4B4F">
          <w:rPr>
            <w:rFonts w:ascii="Consolas" w:hAnsi="Consolas" w:cs="Consolas"/>
            <w:color w:val="000000"/>
            <w:kern w:val="0"/>
            <w:sz w:val="16"/>
            <w:szCs w:val="16"/>
          </w:rPr>
          <w:t>ZrLink</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zl</w:t>
        </w:r>
        <w:proofErr w:type="spellEnd"/>
        <w:r w:rsidRPr="000A4B4F">
          <w:rPr>
            <w:rFonts w:ascii="Consolas" w:hAnsi="Consolas" w:cs="Consolas"/>
            <w:color w:val="000000"/>
            <w:kern w:val="0"/>
            <w:sz w:val="16"/>
            <w:szCs w:val="16"/>
          </w:rPr>
          <w:t xml:space="preserve"> = </w:t>
        </w:r>
        <w:proofErr w:type="spellStart"/>
        <w:proofErr w:type="gramStart"/>
        <w:r w:rsidRPr="000A4B4F">
          <w:rPr>
            <w:rFonts w:ascii="Consolas" w:hAnsi="Consolas" w:cs="Consolas"/>
            <w:color w:val="000000"/>
            <w:kern w:val="0"/>
            <w:sz w:val="16"/>
            <w:szCs w:val="16"/>
          </w:rPr>
          <w:t>node.</w:t>
        </w:r>
        <w:r w:rsidRPr="000A4B4F">
          <w:rPr>
            <w:rFonts w:ascii="Consolas" w:hAnsi="Consolas" w:cs="Consolas"/>
            <w:color w:val="0000C0"/>
            <w:kern w:val="0"/>
            <w:sz w:val="16"/>
            <w:szCs w:val="16"/>
          </w:rPr>
          <w:t>linkList</w:t>
        </w:r>
        <w:r w:rsidRPr="000A4B4F">
          <w:rPr>
            <w:rFonts w:ascii="Consolas" w:hAnsi="Consolas" w:cs="Consolas"/>
            <w:color w:val="000000"/>
            <w:kern w:val="0"/>
            <w:sz w:val="16"/>
            <w:szCs w:val="16"/>
          </w:rPr>
          <w:t>.get</w:t>
        </w:r>
        <w:proofErr w:type="spellEnd"/>
        <w:r w:rsidRPr="000A4B4F">
          <w:rPr>
            <w:rFonts w:ascii="Consolas" w:hAnsi="Consolas" w:cs="Consolas"/>
            <w:color w:val="000000"/>
            <w:kern w:val="0"/>
            <w:sz w:val="16"/>
            <w:szCs w:val="16"/>
          </w:rPr>
          <w:t>(</w:t>
        </w:r>
        <w:proofErr w:type="spellStart"/>
        <w:proofErr w:type="gramEnd"/>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588" w:author="l02107" w:date="2015-06-03T13:19:00Z"/>
          <w:rFonts w:ascii="Consolas" w:hAnsi="Consolas" w:cs="Consolas"/>
          <w:kern w:val="0"/>
          <w:sz w:val="16"/>
          <w:szCs w:val="16"/>
        </w:rPr>
      </w:pPr>
      <w:ins w:id="589" w:author="l02107" w:date="2015-06-03T13:19:00Z">
        <w:r w:rsidRPr="000A4B4F">
          <w:rPr>
            <w:rFonts w:ascii="Consolas" w:hAnsi="Consolas" w:cs="Consolas"/>
            <w:color w:val="000000"/>
            <w:kern w:val="0"/>
            <w:sz w:val="16"/>
            <w:szCs w:val="16"/>
          </w:rPr>
          <w:lastRenderedPageBreak/>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if</w:t>
        </w:r>
        <w:proofErr w:type="gram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zl.</w:t>
        </w:r>
        <w:r w:rsidRPr="000A4B4F">
          <w:rPr>
            <w:rFonts w:ascii="Consolas" w:hAnsi="Consolas" w:cs="Consolas"/>
            <w:color w:val="0000C0"/>
            <w:kern w:val="0"/>
            <w:sz w:val="16"/>
            <w:szCs w:val="16"/>
          </w:rPr>
          <w:t>linkType</w:t>
        </w:r>
        <w:proofErr w:type="spellEnd"/>
        <w:r w:rsidRPr="000A4B4F">
          <w:rPr>
            <w:rFonts w:ascii="Consolas" w:hAnsi="Consolas" w:cs="Consolas"/>
            <w:color w:val="000000"/>
            <w:kern w:val="0"/>
            <w:sz w:val="16"/>
            <w:szCs w:val="16"/>
          </w:rPr>
          <w:t xml:space="preserve"> == </w:t>
        </w:r>
        <w:proofErr w:type="spellStart"/>
        <w:r w:rsidRPr="000A4B4F">
          <w:rPr>
            <w:rFonts w:ascii="Consolas" w:hAnsi="Consolas" w:cs="Consolas"/>
            <w:color w:val="000000"/>
            <w:kern w:val="0"/>
            <w:sz w:val="16"/>
            <w:szCs w:val="16"/>
          </w:rPr>
          <w:t>ZrLink.</w:t>
        </w:r>
        <w:r w:rsidRPr="000A4B4F">
          <w:rPr>
            <w:rFonts w:ascii="Consolas" w:hAnsi="Consolas" w:cs="Consolas"/>
            <w:i/>
            <w:iCs/>
            <w:color w:val="0000C0"/>
            <w:kern w:val="0"/>
            <w:sz w:val="16"/>
            <w:szCs w:val="16"/>
          </w:rPr>
          <w:t>TYPE_ACHIEVE_BY</w:t>
        </w:r>
        <w:proofErr w:type="spellEnd"/>
        <w:r w:rsidRPr="000A4B4F">
          <w:rPr>
            <w:rFonts w:ascii="Consolas" w:hAnsi="Consolas" w:cs="Consolas"/>
            <w:color w:val="000000"/>
            <w:kern w:val="0"/>
            <w:sz w:val="16"/>
            <w:szCs w:val="16"/>
          </w:rPr>
          <w:t>) {</w:t>
        </w:r>
      </w:ins>
    </w:p>
    <w:p w:rsidR="000A4B4F" w:rsidRPr="000A4B4F" w:rsidRDefault="000A4B4F" w:rsidP="000A4B4F">
      <w:pPr>
        <w:autoSpaceDE w:val="0"/>
        <w:autoSpaceDN w:val="0"/>
        <w:adjustRightInd w:val="0"/>
        <w:jc w:val="left"/>
        <w:rPr>
          <w:ins w:id="590" w:author="l02107" w:date="2015-06-03T13:19:00Z"/>
          <w:rFonts w:ascii="Consolas" w:hAnsi="Consolas" w:cs="Consolas"/>
          <w:kern w:val="0"/>
          <w:sz w:val="16"/>
          <w:szCs w:val="16"/>
        </w:rPr>
      </w:pPr>
      <w:ins w:id="591"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proofErr w:type="gramStart"/>
        <w:r w:rsidRPr="000A4B4F">
          <w:rPr>
            <w:rFonts w:ascii="Consolas" w:hAnsi="Consolas" w:cs="Consolas"/>
            <w:color w:val="0000C0"/>
            <w:kern w:val="0"/>
            <w:sz w:val="16"/>
            <w:szCs w:val="16"/>
          </w:rPr>
          <w:t>docObj</w:t>
        </w:r>
        <w:r w:rsidRPr="000A4B4F">
          <w:rPr>
            <w:rFonts w:ascii="Consolas" w:hAnsi="Consolas" w:cs="Consolas"/>
            <w:color w:val="000000"/>
            <w:kern w:val="0"/>
            <w:sz w:val="16"/>
            <w:szCs w:val="16"/>
          </w:rPr>
          <w:t>.removeSubtreeOfNode</w:t>
        </w:r>
        <w:proofErr w:type="spellEnd"/>
        <w:r w:rsidRPr="000A4B4F">
          <w:rPr>
            <w:rFonts w:ascii="Consolas" w:hAnsi="Consolas" w:cs="Consolas"/>
            <w:color w:val="000000"/>
            <w:kern w:val="0"/>
            <w:sz w:val="16"/>
            <w:szCs w:val="16"/>
          </w:rPr>
          <w:t>(</w:t>
        </w:r>
        <w:proofErr w:type="gramEnd"/>
        <w:r w:rsidRPr="000A4B4F">
          <w:rPr>
            <w:rFonts w:ascii="Consolas" w:hAnsi="Consolas" w:cs="Consolas"/>
            <w:color w:val="000000"/>
            <w:kern w:val="0"/>
            <w:sz w:val="16"/>
            <w:szCs w:val="16"/>
          </w:rPr>
          <w:t>zl.</w:t>
        </w:r>
        <w:r w:rsidRPr="000A4B4F">
          <w:rPr>
            <w:rFonts w:ascii="Consolas" w:hAnsi="Consolas" w:cs="Consolas"/>
            <w:color w:val="0000C0"/>
            <w:kern w:val="0"/>
            <w:sz w:val="16"/>
            <w:szCs w:val="16"/>
          </w:rPr>
          <w:t>to</w:t>
        </w:r>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592" w:author="l02107" w:date="2015-06-03T13:19:00Z"/>
          <w:rFonts w:ascii="Consolas" w:hAnsi="Consolas" w:cs="Consolas"/>
          <w:kern w:val="0"/>
          <w:sz w:val="16"/>
          <w:szCs w:val="16"/>
        </w:rPr>
      </w:pPr>
      <w:ins w:id="593"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proofErr w:type="gramStart"/>
        <w:r w:rsidRPr="000A4B4F">
          <w:rPr>
            <w:rFonts w:ascii="Consolas" w:hAnsi="Consolas" w:cs="Consolas"/>
            <w:color w:val="0000C0"/>
            <w:kern w:val="0"/>
            <w:sz w:val="16"/>
            <w:szCs w:val="16"/>
          </w:rPr>
          <w:t>docObj</w:t>
        </w:r>
        <w:r w:rsidRPr="000A4B4F">
          <w:rPr>
            <w:rFonts w:ascii="Consolas" w:hAnsi="Consolas" w:cs="Consolas"/>
            <w:color w:val="000000"/>
            <w:kern w:val="0"/>
            <w:sz w:val="16"/>
            <w:szCs w:val="16"/>
          </w:rPr>
          <w:t>.changeParent</w:t>
        </w:r>
        <w:proofErr w:type="spellEnd"/>
        <w:r w:rsidRPr="000A4B4F">
          <w:rPr>
            <w:rFonts w:ascii="Consolas" w:hAnsi="Consolas" w:cs="Consolas"/>
            <w:color w:val="000000"/>
            <w:kern w:val="0"/>
            <w:sz w:val="16"/>
            <w:szCs w:val="16"/>
          </w:rPr>
          <w:t>(</w:t>
        </w:r>
        <w:proofErr w:type="gramEnd"/>
        <w:r w:rsidRPr="000A4B4F">
          <w:rPr>
            <w:rFonts w:ascii="Consolas" w:hAnsi="Consolas" w:cs="Consolas"/>
            <w:color w:val="000000"/>
            <w:kern w:val="0"/>
            <w:sz w:val="16"/>
            <w:szCs w:val="16"/>
          </w:rPr>
          <w:t>zl.</w:t>
        </w:r>
        <w:r w:rsidRPr="000A4B4F">
          <w:rPr>
            <w:rFonts w:ascii="Consolas" w:hAnsi="Consolas" w:cs="Consolas"/>
            <w:color w:val="0000C0"/>
            <w:kern w:val="0"/>
            <w:sz w:val="16"/>
            <w:szCs w:val="16"/>
          </w:rPr>
          <w:t>to</w:t>
        </w:r>
        <w:r w:rsidRPr="000A4B4F">
          <w:rPr>
            <w:rFonts w:ascii="Consolas" w:hAnsi="Consolas" w:cs="Consolas"/>
            <w:color w:val="000000"/>
            <w:kern w:val="0"/>
            <w:sz w:val="16"/>
            <w:szCs w:val="16"/>
          </w:rPr>
          <w:t xml:space="preserve">, node, </w:t>
        </w:r>
        <w:proofErr w:type="spellStart"/>
        <w:r w:rsidRPr="000A4B4F">
          <w:rPr>
            <w:rFonts w:ascii="Consolas" w:hAnsi="Consolas" w:cs="Consolas"/>
            <w:color w:val="000000"/>
            <w:kern w:val="0"/>
            <w:sz w:val="16"/>
            <w:szCs w:val="16"/>
          </w:rPr>
          <w:t>evolveTo</w:t>
        </w:r>
        <w:proofErr w:type="spell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594" w:author="l02107" w:date="2015-06-03T13:19:00Z"/>
          <w:rFonts w:ascii="Consolas" w:hAnsi="Consolas" w:cs="Consolas"/>
          <w:kern w:val="0"/>
          <w:sz w:val="16"/>
          <w:szCs w:val="16"/>
        </w:rPr>
      </w:pPr>
      <w:ins w:id="595"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w:t>
        </w:r>
      </w:ins>
    </w:p>
    <w:p w:rsidR="000A4B4F" w:rsidRPr="000A4B4F" w:rsidRDefault="000A4B4F" w:rsidP="000A4B4F">
      <w:pPr>
        <w:autoSpaceDE w:val="0"/>
        <w:autoSpaceDN w:val="0"/>
        <w:adjustRightInd w:val="0"/>
        <w:jc w:val="left"/>
        <w:rPr>
          <w:ins w:id="596" w:author="l02107" w:date="2015-06-03T13:19:00Z"/>
          <w:rFonts w:ascii="Consolas" w:hAnsi="Consolas" w:cs="Consolas"/>
          <w:kern w:val="0"/>
          <w:sz w:val="16"/>
          <w:szCs w:val="16"/>
        </w:rPr>
      </w:pPr>
      <w:ins w:id="597"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w:t>
        </w:r>
      </w:ins>
    </w:p>
    <w:p w:rsidR="000A4B4F" w:rsidRPr="000A4B4F" w:rsidRDefault="000A4B4F" w:rsidP="000A4B4F">
      <w:pPr>
        <w:autoSpaceDE w:val="0"/>
        <w:autoSpaceDN w:val="0"/>
        <w:adjustRightInd w:val="0"/>
        <w:jc w:val="left"/>
        <w:rPr>
          <w:ins w:id="598" w:author="l02107" w:date="2015-06-03T13:19:00Z"/>
          <w:rFonts w:ascii="Consolas" w:hAnsi="Consolas" w:cs="Consolas"/>
          <w:kern w:val="0"/>
          <w:sz w:val="16"/>
          <w:szCs w:val="16"/>
        </w:rPr>
      </w:pPr>
      <w:ins w:id="599"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proofErr w:type="gramStart"/>
        <w:r w:rsidRPr="000A4B4F">
          <w:rPr>
            <w:rFonts w:ascii="Consolas" w:hAnsi="Consolas" w:cs="Consolas"/>
            <w:color w:val="0000C0"/>
            <w:kern w:val="0"/>
            <w:sz w:val="16"/>
            <w:szCs w:val="16"/>
          </w:rPr>
          <w:t>docObj</w:t>
        </w:r>
        <w:r w:rsidRPr="000A4B4F">
          <w:rPr>
            <w:rFonts w:ascii="Consolas" w:hAnsi="Consolas" w:cs="Consolas"/>
            <w:color w:val="000000"/>
            <w:kern w:val="0"/>
            <w:sz w:val="16"/>
            <w:szCs w:val="16"/>
          </w:rPr>
          <w:t>.replaceNode</w:t>
        </w:r>
        <w:proofErr w:type="spellEnd"/>
        <w:r w:rsidRPr="000A4B4F">
          <w:rPr>
            <w:rFonts w:ascii="Consolas" w:hAnsi="Consolas" w:cs="Consolas"/>
            <w:color w:val="000000"/>
            <w:kern w:val="0"/>
            <w:sz w:val="16"/>
            <w:szCs w:val="16"/>
          </w:rPr>
          <w:t>(</w:t>
        </w:r>
        <w:proofErr w:type="gramEnd"/>
        <w:r w:rsidRPr="000A4B4F">
          <w:rPr>
            <w:rFonts w:ascii="Consolas" w:hAnsi="Consolas" w:cs="Consolas"/>
            <w:color w:val="000000"/>
            <w:kern w:val="0"/>
            <w:sz w:val="16"/>
            <w:szCs w:val="16"/>
          </w:rPr>
          <w:t xml:space="preserve">node, </w:t>
        </w:r>
        <w:proofErr w:type="spellStart"/>
        <w:r w:rsidRPr="000A4B4F">
          <w:rPr>
            <w:rFonts w:ascii="Consolas" w:hAnsi="Consolas" w:cs="Consolas"/>
            <w:color w:val="000000"/>
            <w:kern w:val="0"/>
            <w:sz w:val="16"/>
            <w:szCs w:val="16"/>
          </w:rPr>
          <w:t>evolveTo</w:t>
        </w:r>
        <w:proofErr w:type="spell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600" w:author="l02107" w:date="2015-06-03T13:19:00Z"/>
          <w:rFonts w:ascii="Consolas" w:hAnsi="Consolas" w:cs="Consolas"/>
          <w:kern w:val="0"/>
          <w:sz w:val="16"/>
          <w:szCs w:val="16"/>
        </w:rPr>
      </w:pPr>
      <w:ins w:id="601"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proofErr w:type="gramStart"/>
        <w:r w:rsidRPr="000A4B4F">
          <w:rPr>
            <w:rFonts w:ascii="Consolas" w:hAnsi="Consolas" w:cs="Consolas"/>
            <w:color w:val="000000"/>
            <w:kern w:val="0"/>
            <w:sz w:val="16"/>
            <w:szCs w:val="16"/>
          </w:rPr>
          <w:t>processImpl</w:t>
        </w:r>
        <w:proofErr w:type="spellEnd"/>
        <w:r w:rsidRPr="000A4B4F">
          <w:rPr>
            <w:rFonts w:ascii="Consolas" w:hAnsi="Consolas" w:cs="Consolas"/>
            <w:color w:val="000000"/>
            <w:kern w:val="0"/>
            <w:sz w:val="16"/>
            <w:szCs w:val="16"/>
          </w:rPr>
          <w:t>(</w:t>
        </w:r>
        <w:proofErr w:type="spellStart"/>
        <w:proofErr w:type="gramEnd"/>
        <w:r w:rsidRPr="000A4B4F">
          <w:rPr>
            <w:rFonts w:ascii="Consolas" w:hAnsi="Consolas" w:cs="Consolas"/>
            <w:color w:val="000000"/>
            <w:kern w:val="0"/>
            <w:sz w:val="16"/>
            <w:szCs w:val="16"/>
          </w:rPr>
          <w:t>evolveTo</w:t>
        </w:r>
        <w:proofErr w:type="spell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602" w:author="l02107" w:date="2015-06-03T13:19:00Z"/>
          <w:rFonts w:ascii="Consolas" w:hAnsi="Consolas" w:cs="Consolas"/>
          <w:kern w:val="0"/>
          <w:sz w:val="16"/>
          <w:szCs w:val="16"/>
        </w:rPr>
      </w:pPr>
      <w:ins w:id="603"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return</w:t>
        </w:r>
        <w:proofErr w:type="gram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604" w:author="l02107" w:date="2015-06-03T13:19:00Z"/>
          <w:rFonts w:ascii="Consolas" w:hAnsi="Consolas" w:cs="Consolas"/>
          <w:kern w:val="0"/>
          <w:sz w:val="16"/>
          <w:szCs w:val="16"/>
        </w:rPr>
      </w:pPr>
      <w:ins w:id="605"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 xml:space="preserve">} </w:t>
        </w:r>
        <w:r w:rsidRPr="000A4B4F">
          <w:rPr>
            <w:rFonts w:ascii="Consolas" w:hAnsi="Consolas" w:cs="Consolas"/>
            <w:b/>
            <w:bCs/>
            <w:color w:val="7F0055"/>
            <w:kern w:val="0"/>
            <w:sz w:val="16"/>
            <w:szCs w:val="16"/>
          </w:rPr>
          <w:t>else</w:t>
        </w:r>
        <w:r w:rsidRPr="000A4B4F">
          <w:rPr>
            <w:rFonts w:ascii="Consolas" w:hAnsi="Consolas" w:cs="Consolas"/>
            <w:color w:val="000000"/>
            <w:kern w:val="0"/>
            <w:sz w:val="16"/>
            <w:szCs w:val="16"/>
          </w:rPr>
          <w:t xml:space="preserve"> {</w:t>
        </w:r>
      </w:ins>
    </w:p>
    <w:p w:rsidR="000A4B4F" w:rsidRPr="000A4B4F" w:rsidRDefault="000A4B4F" w:rsidP="000A4B4F">
      <w:pPr>
        <w:autoSpaceDE w:val="0"/>
        <w:autoSpaceDN w:val="0"/>
        <w:adjustRightInd w:val="0"/>
        <w:jc w:val="left"/>
        <w:rPr>
          <w:ins w:id="606" w:author="l02107" w:date="2015-06-03T13:19:00Z"/>
          <w:rFonts w:ascii="Consolas" w:hAnsi="Consolas" w:cs="Consolas"/>
          <w:kern w:val="0"/>
          <w:sz w:val="16"/>
          <w:szCs w:val="16"/>
        </w:rPr>
      </w:pPr>
      <w:ins w:id="607"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3F7F5F"/>
            <w:kern w:val="0"/>
            <w:sz w:val="16"/>
            <w:szCs w:val="16"/>
          </w:rPr>
          <w:t xml:space="preserve">// this node does not have an evolve-to, do </w:t>
        </w:r>
        <w:proofErr w:type="spellStart"/>
        <w:r w:rsidRPr="000A4B4F">
          <w:rPr>
            <w:rFonts w:ascii="Consolas" w:hAnsi="Consolas" w:cs="Consolas"/>
            <w:color w:val="3F7F5F"/>
            <w:kern w:val="0"/>
            <w:sz w:val="16"/>
            <w:szCs w:val="16"/>
          </w:rPr>
          <w:t>recursing</w:t>
        </w:r>
        <w:proofErr w:type="spellEnd"/>
      </w:ins>
    </w:p>
    <w:p w:rsidR="000A4B4F" w:rsidRPr="000A4B4F" w:rsidRDefault="000A4B4F" w:rsidP="000A4B4F">
      <w:pPr>
        <w:autoSpaceDE w:val="0"/>
        <w:autoSpaceDN w:val="0"/>
        <w:adjustRightInd w:val="0"/>
        <w:jc w:val="left"/>
        <w:rPr>
          <w:ins w:id="608" w:author="l02107" w:date="2015-06-03T13:19:00Z"/>
          <w:rFonts w:ascii="Consolas" w:hAnsi="Consolas" w:cs="Consolas"/>
          <w:kern w:val="0"/>
          <w:sz w:val="16"/>
          <w:szCs w:val="16"/>
        </w:rPr>
      </w:pPr>
      <w:ins w:id="609"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List&lt;</w:t>
        </w:r>
        <w:proofErr w:type="spellStart"/>
        <w:r w:rsidRPr="000A4B4F">
          <w:rPr>
            <w:rFonts w:ascii="Consolas" w:hAnsi="Consolas" w:cs="Consolas"/>
            <w:color w:val="000000"/>
            <w:kern w:val="0"/>
            <w:sz w:val="16"/>
            <w:szCs w:val="16"/>
          </w:rPr>
          <w:t>ZrNode</w:t>
        </w:r>
        <w:proofErr w:type="spellEnd"/>
        <w:r w:rsidRPr="000A4B4F">
          <w:rPr>
            <w:rFonts w:ascii="Consolas" w:hAnsi="Consolas" w:cs="Consolas"/>
            <w:color w:val="000000"/>
            <w:kern w:val="0"/>
            <w:sz w:val="16"/>
            <w:szCs w:val="16"/>
          </w:rPr>
          <w:t xml:space="preserve">&gt; </w:t>
        </w:r>
        <w:proofErr w:type="spellStart"/>
        <w:r w:rsidRPr="000A4B4F">
          <w:rPr>
            <w:rFonts w:ascii="Consolas" w:hAnsi="Consolas" w:cs="Consolas"/>
            <w:color w:val="000000"/>
            <w:kern w:val="0"/>
            <w:sz w:val="16"/>
            <w:szCs w:val="16"/>
          </w:rPr>
          <w:t>toList</w:t>
        </w:r>
        <w:proofErr w:type="spellEnd"/>
        <w:r w:rsidRPr="000A4B4F">
          <w:rPr>
            <w:rFonts w:ascii="Consolas" w:hAnsi="Consolas" w:cs="Consolas"/>
            <w:color w:val="000000"/>
            <w:kern w:val="0"/>
            <w:sz w:val="16"/>
            <w:szCs w:val="16"/>
          </w:rPr>
          <w:t xml:space="preserve"> = </w:t>
        </w:r>
        <w:r w:rsidRPr="000A4B4F">
          <w:rPr>
            <w:rFonts w:ascii="Consolas" w:hAnsi="Consolas" w:cs="Consolas"/>
            <w:b/>
            <w:bCs/>
            <w:color w:val="7F0055"/>
            <w:kern w:val="0"/>
            <w:sz w:val="16"/>
            <w:szCs w:val="16"/>
          </w:rPr>
          <w:t>new</w:t>
        </w:r>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ArrayList</w:t>
        </w:r>
        <w:proofErr w:type="spellEnd"/>
        <w:r w:rsidRPr="000A4B4F">
          <w:rPr>
            <w:rFonts w:ascii="Consolas" w:hAnsi="Consolas" w:cs="Consolas"/>
            <w:color w:val="000000"/>
            <w:kern w:val="0"/>
            <w:sz w:val="16"/>
            <w:szCs w:val="16"/>
          </w:rPr>
          <w:t>&lt;</w:t>
        </w:r>
        <w:proofErr w:type="spellStart"/>
        <w:r w:rsidRPr="000A4B4F">
          <w:rPr>
            <w:rFonts w:ascii="Consolas" w:hAnsi="Consolas" w:cs="Consolas"/>
            <w:color w:val="000000"/>
            <w:kern w:val="0"/>
            <w:sz w:val="16"/>
            <w:szCs w:val="16"/>
          </w:rPr>
          <w:t>ZrNode</w:t>
        </w:r>
        <w:proofErr w:type="spellEnd"/>
        <w:proofErr w:type="gramStart"/>
        <w:r w:rsidRPr="000A4B4F">
          <w:rPr>
            <w:rFonts w:ascii="Consolas" w:hAnsi="Consolas" w:cs="Consolas"/>
            <w:color w:val="000000"/>
            <w:kern w:val="0"/>
            <w:sz w:val="16"/>
            <w:szCs w:val="16"/>
          </w:rPr>
          <w:t>&gt;(</w:t>
        </w:r>
        <w:proofErr w:type="gram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610" w:author="l02107" w:date="2015-06-03T13:19:00Z"/>
          <w:rFonts w:ascii="Consolas" w:hAnsi="Consolas" w:cs="Consolas"/>
          <w:kern w:val="0"/>
          <w:sz w:val="16"/>
          <w:szCs w:val="16"/>
        </w:rPr>
      </w:pPr>
      <w:ins w:id="611"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for</w:t>
        </w:r>
        <w:proofErr w:type="gramEnd"/>
        <w:r w:rsidRPr="000A4B4F">
          <w:rPr>
            <w:rFonts w:ascii="Consolas" w:hAnsi="Consolas" w:cs="Consolas"/>
            <w:color w:val="000000"/>
            <w:kern w:val="0"/>
            <w:sz w:val="16"/>
            <w:szCs w:val="16"/>
          </w:rPr>
          <w:t xml:space="preserve"> (</w:t>
        </w:r>
        <w:proofErr w:type="spellStart"/>
        <w:r w:rsidRPr="000A4B4F">
          <w:rPr>
            <w:rFonts w:ascii="Consolas" w:hAnsi="Consolas" w:cs="Consolas"/>
            <w:b/>
            <w:bCs/>
            <w:color w:val="7F0055"/>
            <w:kern w:val="0"/>
            <w:sz w:val="16"/>
            <w:szCs w:val="16"/>
          </w:rPr>
          <w:t>int</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xml:space="preserve"> = 0;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xml:space="preserve"> &lt; </w:t>
        </w:r>
        <w:proofErr w:type="spellStart"/>
        <w:r w:rsidRPr="000A4B4F">
          <w:rPr>
            <w:rFonts w:ascii="Consolas" w:hAnsi="Consolas" w:cs="Consolas"/>
            <w:color w:val="000000"/>
            <w:kern w:val="0"/>
            <w:sz w:val="16"/>
            <w:szCs w:val="16"/>
          </w:rPr>
          <w:t>node.</w:t>
        </w:r>
        <w:r w:rsidRPr="000A4B4F">
          <w:rPr>
            <w:rFonts w:ascii="Consolas" w:hAnsi="Consolas" w:cs="Consolas"/>
            <w:color w:val="0000C0"/>
            <w:kern w:val="0"/>
            <w:sz w:val="16"/>
            <w:szCs w:val="16"/>
          </w:rPr>
          <w:t>linkList</w:t>
        </w:r>
        <w:r w:rsidRPr="000A4B4F">
          <w:rPr>
            <w:rFonts w:ascii="Consolas" w:hAnsi="Consolas" w:cs="Consolas"/>
            <w:color w:val="000000"/>
            <w:kern w:val="0"/>
            <w:sz w:val="16"/>
            <w:szCs w:val="16"/>
          </w:rPr>
          <w:t>.size</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w:t>
        </w:r>
      </w:ins>
    </w:p>
    <w:p w:rsidR="000A4B4F" w:rsidRPr="000A4B4F" w:rsidRDefault="000A4B4F" w:rsidP="000A4B4F">
      <w:pPr>
        <w:autoSpaceDE w:val="0"/>
        <w:autoSpaceDN w:val="0"/>
        <w:adjustRightInd w:val="0"/>
        <w:jc w:val="left"/>
        <w:rPr>
          <w:ins w:id="612" w:author="l02107" w:date="2015-06-03T13:19:00Z"/>
          <w:rFonts w:ascii="Consolas" w:hAnsi="Consolas" w:cs="Consolas"/>
          <w:kern w:val="0"/>
          <w:sz w:val="16"/>
          <w:szCs w:val="16"/>
        </w:rPr>
      </w:pPr>
      <w:ins w:id="613"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r w:rsidRPr="000A4B4F">
          <w:rPr>
            <w:rFonts w:ascii="Consolas" w:hAnsi="Consolas" w:cs="Consolas"/>
            <w:color w:val="000000"/>
            <w:kern w:val="0"/>
            <w:sz w:val="16"/>
            <w:szCs w:val="16"/>
          </w:rPr>
          <w:t>ZrLink</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zl</w:t>
        </w:r>
        <w:proofErr w:type="spellEnd"/>
        <w:r w:rsidRPr="000A4B4F">
          <w:rPr>
            <w:rFonts w:ascii="Consolas" w:hAnsi="Consolas" w:cs="Consolas"/>
            <w:color w:val="000000"/>
            <w:kern w:val="0"/>
            <w:sz w:val="16"/>
            <w:szCs w:val="16"/>
          </w:rPr>
          <w:t xml:space="preserve"> = </w:t>
        </w:r>
        <w:proofErr w:type="spellStart"/>
        <w:proofErr w:type="gramStart"/>
        <w:r w:rsidRPr="000A4B4F">
          <w:rPr>
            <w:rFonts w:ascii="Consolas" w:hAnsi="Consolas" w:cs="Consolas"/>
            <w:color w:val="000000"/>
            <w:kern w:val="0"/>
            <w:sz w:val="16"/>
            <w:szCs w:val="16"/>
          </w:rPr>
          <w:t>node.</w:t>
        </w:r>
        <w:r w:rsidRPr="000A4B4F">
          <w:rPr>
            <w:rFonts w:ascii="Consolas" w:hAnsi="Consolas" w:cs="Consolas"/>
            <w:color w:val="0000C0"/>
            <w:kern w:val="0"/>
            <w:sz w:val="16"/>
            <w:szCs w:val="16"/>
          </w:rPr>
          <w:t>linkList</w:t>
        </w:r>
        <w:r w:rsidRPr="000A4B4F">
          <w:rPr>
            <w:rFonts w:ascii="Consolas" w:hAnsi="Consolas" w:cs="Consolas"/>
            <w:color w:val="000000"/>
            <w:kern w:val="0"/>
            <w:sz w:val="16"/>
            <w:szCs w:val="16"/>
          </w:rPr>
          <w:t>.get</w:t>
        </w:r>
        <w:proofErr w:type="spellEnd"/>
        <w:r w:rsidRPr="000A4B4F">
          <w:rPr>
            <w:rFonts w:ascii="Consolas" w:hAnsi="Consolas" w:cs="Consolas"/>
            <w:color w:val="000000"/>
            <w:kern w:val="0"/>
            <w:sz w:val="16"/>
            <w:szCs w:val="16"/>
          </w:rPr>
          <w:t>(</w:t>
        </w:r>
        <w:proofErr w:type="spellStart"/>
        <w:proofErr w:type="gramEnd"/>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614" w:author="l02107" w:date="2015-06-03T13:19:00Z"/>
          <w:rFonts w:ascii="Consolas" w:hAnsi="Consolas" w:cs="Consolas"/>
          <w:kern w:val="0"/>
          <w:sz w:val="16"/>
          <w:szCs w:val="16"/>
        </w:rPr>
      </w:pPr>
      <w:ins w:id="615"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if</w:t>
        </w:r>
        <w:proofErr w:type="gram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zl.</w:t>
        </w:r>
        <w:r w:rsidRPr="000A4B4F">
          <w:rPr>
            <w:rFonts w:ascii="Consolas" w:hAnsi="Consolas" w:cs="Consolas"/>
            <w:color w:val="0000C0"/>
            <w:kern w:val="0"/>
            <w:sz w:val="16"/>
            <w:szCs w:val="16"/>
          </w:rPr>
          <w:t>linkType</w:t>
        </w:r>
        <w:proofErr w:type="spellEnd"/>
        <w:r w:rsidRPr="000A4B4F">
          <w:rPr>
            <w:rFonts w:ascii="Consolas" w:hAnsi="Consolas" w:cs="Consolas"/>
            <w:color w:val="000000"/>
            <w:kern w:val="0"/>
            <w:sz w:val="16"/>
            <w:szCs w:val="16"/>
          </w:rPr>
          <w:t xml:space="preserve"> == </w:t>
        </w:r>
        <w:proofErr w:type="spellStart"/>
        <w:r w:rsidRPr="000A4B4F">
          <w:rPr>
            <w:rFonts w:ascii="Consolas" w:hAnsi="Consolas" w:cs="Consolas"/>
            <w:color w:val="000000"/>
            <w:kern w:val="0"/>
            <w:sz w:val="16"/>
            <w:szCs w:val="16"/>
          </w:rPr>
          <w:t>ZrLink.</w:t>
        </w:r>
        <w:r w:rsidRPr="000A4B4F">
          <w:rPr>
            <w:rFonts w:ascii="Consolas" w:hAnsi="Consolas" w:cs="Consolas"/>
            <w:i/>
            <w:iCs/>
            <w:color w:val="0000C0"/>
            <w:kern w:val="0"/>
            <w:sz w:val="16"/>
            <w:szCs w:val="16"/>
          </w:rPr>
          <w:t>TYPE_REFER_TO</w:t>
        </w:r>
        <w:proofErr w:type="spellEnd"/>
        <w:r w:rsidRPr="000A4B4F">
          <w:rPr>
            <w:rFonts w:ascii="Consolas" w:hAnsi="Consolas" w:cs="Consolas"/>
            <w:color w:val="000000"/>
            <w:kern w:val="0"/>
            <w:sz w:val="16"/>
            <w:szCs w:val="16"/>
          </w:rPr>
          <w:t>) {</w:t>
        </w:r>
      </w:ins>
    </w:p>
    <w:p w:rsidR="000A4B4F" w:rsidRPr="000A4B4F" w:rsidRDefault="000A4B4F" w:rsidP="000A4B4F">
      <w:pPr>
        <w:autoSpaceDE w:val="0"/>
        <w:autoSpaceDN w:val="0"/>
        <w:adjustRightInd w:val="0"/>
        <w:jc w:val="left"/>
        <w:rPr>
          <w:ins w:id="616" w:author="l02107" w:date="2015-06-03T13:19:00Z"/>
          <w:rFonts w:ascii="Consolas" w:hAnsi="Consolas" w:cs="Consolas"/>
          <w:kern w:val="0"/>
          <w:sz w:val="16"/>
          <w:szCs w:val="16"/>
        </w:rPr>
      </w:pPr>
      <w:ins w:id="617"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continue</w:t>
        </w:r>
        <w:proofErr w:type="gram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618" w:author="l02107" w:date="2015-06-03T13:19:00Z"/>
          <w:rFonts w:ascii="Consolas" w:hAnsi="Consolas" w:cs="Consolas"/>
          <w:kern w:val="0"/>
          <w:sz w:val="16"/>
          <w:szCs w:val="16"/>
        </w:rPr>
      </w:pPr>
      <w:ins w:id="619"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w:t>
        </w:r>
      </w:ins>
    </w:p>
    <w:p w:rsidR="000A4B4F" w:rsidRPr="000A4B4F" w:rsidRDefault="000A4B4F" w:rsidP="000A4B4F">
      <w:pPr>
        <w:autoSpaceDE w:val="0"/>
        <w:autoSpaceDN w:val="0"/>
        <w:adjustRightInd w:val="0"/>
        <w:jc w:val="left"/>
        <w:rPr>
          <w:ins w:id="620" w:author="l02107" w:date="2015-06-03T13:19:00Z"/>
          <w:rFonts w:ascii="Consolas" w:hAnsi="Consolas" w:cs="Consolas"/>
          <w:kern w:val="0"/>
          <w:sz w:val="16"/>
          <w:szCs w:val="16"/>
        </w:rPr>
      </w:pPr>
      <w:ins w:id="621"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if</w:t>
        </w:r>
        <w:proofErr w:type="gram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zl.</w:t>
        </w:r>
        <w:r w:rsidRPr="000A4B4F">
          <w:rPr>
            <w:rFonts w:ascii="Consolas" w:hAnsi="Consolas" w:cs="Consolas"/>
            <w:color w:val="0000C0"/>
            <w:kern w:val="0"/>
            <w:sz w:val="16"/>
            <w:szCs w:val="16"/>
          </w:rPr>
          <w:t>linkType</w:t>
        </w:r>
        <w:proofErr w:type="spellEnd"/>
        <w:r w:rsidRPr="000A4B4F">
          <w:rPr>
            <w:rFonts w:ascii="Consolas" w:hAnsi="Consolas" w:cs="Consolas"/>
            <w:color w:val="000000"/>
            <w:kern w:val="0"/>
            <w:sz w:val="16"/>
            <w:szCs w:val="16"/>
          </w:rPr>
          <w:t xml:space="preserve"> == </w:t>
        </w:r>
        <w:proofErr w:type="spellStart"/>
        <w:r w:rsidRPr="000A4B4F">
          <w:rPr>
            <w:rFonts w:ascii="Consolas" w:hAnsi="Consolas" w:cs="Consolas"/>
            <w:color w:val="000000"/>
            <w:kern w:val="0"/>
            <w:sz w:val="16"/>
            <w:szCs w:val="16"/>
          </w:rPr>
          <w:t>ZrLink.</w:t>
        </w:r>
        <w:r w:rsidRPr="000A4B4F">
          <w:rPr>
            <w:rFonts w:ascii="Consolas" w:hAnsi="Consolas" w:cs="Consolas"/>
            <w:i/>
            <w:iCs/>
            <w:color w:val="0000C0"/>
            <w:kern w:val="0"/>
            <w:sz w:val="16"/>
            <w:szCs w:val="16"/>
          </w:rPr>
          <w:t>TYPE_RETURN_TO</w:t>
        </w:r>
        <w:proofErr w:type="spellEnd"/>
        <w:r w:rsidRPr="000A4B4F">
          <w:rPr>
            <w:rFonts w:ascii="Consolas" w:hAnsi="Consolas" w:cs="Consolas"/>
            <w:color w:val="000000"/>
            <w:kern w:val="0"/>
            <w:sz w:val="16"/>
            <w:szCs w:val="16"/>
          </w:rPr>
          <w:t>) {</w:t>
        </w:r>
      </w:ins>
    </w:p>
    <w:p w:rsidR="000A4B4F" w:rsidRPr="000A4B4F" w:rsidRDefault="000A4B4F" w:rsidP="000A4B4F">
      <w:pPr>
        <w:autoSpaceDE w:val="0"/>
        <w:autoSpaceDN w:val="0"/>
        <w:adjustRightInd w:val="0"/>
        <w:jc w:val="left"/>
        <w:rPr>
          <w:ins w:id="622" w:author="l02107" w:date="2015-06-03T13:19:00Z"/>
          <w:rFonts w:ascii="Consolas" w:hAnsi="Consolas" w:cs="Consolas"/>
          <w:kern w:val="0"/>
          <w:sz w:val="16"/>
          <w:szCs w:val="16"/>
        </w:rPr>
      </w:pPr>
      <w:ins w:id="623"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continue</w:t>
        </w:r>
        <w:proofErr w:type="gram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624" w:author="l02107" w:date="2015-06-03T13:19:00Z"/>
          <w:rFonts w:ascii="Consolas" w:hAnsi="Consolas" w:cs="Consolas"/>
          <w:kern w:val="0"/>
          <w:sz w:val="16"/>
          <w:szCs w:val="16"/>
        </w:rPr>
      </w:pPr>
      <w:ins w:id="625"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w:t>
        </w:r>
      </w:ins>
    </w:p>
    <w:p w:rsidR="000A4B4F" w:rsidRPr="000A4B4F" w:rsidRDefault="000A4B4F" w:rsidP="000A4B4F">
      <w:pPr>
        <w:autoSpaceDE w:val="0"/>
        <w:autoSpaceDN w:val="0"/>
        <w:adjustRightInd w:val="0"/>
        <w:jc w:val="left"/>
        <w:rPr>
          <w:ins w:id="626" w:author="l02107" w:date="2015-06-03T13:19:00Z"/>
          <w:rFonts w:ascii="Consolas" w:hAnsi="Consolas" w:cs="Consolas"/>
          <w:kern w:val="0"/>
          <w:sz w:val="16"/>
          <w:szCs w:val="16"/>
        </w:rPr>
      </w:pPr>
      <w:ins w:id="627"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proofErr w:type="gramStart"/>
        <w:r w:rsidRPr="000A4B4F">
          <w:rPr>
            <w:rFonts w:ascii="Consolas" w:hAnsi="Consolas" w:cs="Consolas"/>
            <w:color w:val="000000"/>
            <w:kern w:val="0"/>
            <w:sz w:val="16"/>
            <w:szCs w:val="16"/>
          </w:rPr>
          <w:t>toList.add</w:t>
        </w:r>
        <w:proofErr w:type="spellEnd"/>
        <w:r w:rsidRPr="000A4B4F">
          <w:rPr>
            <w:rFonts w:ascii="Consolas" w:hAnsi="Consolas" w:cs="Consolas"/>
            <w:color w:val="000000"/>
            <w:kern w:val="0"/>
            <w:sz w:val="16"/>
            <w:szCs w:val="16"/>
          </w:rPr>
          <w:t>(</w:t>
        </w:r>
        <w:proofErr w:type="gramEnd"/>
        <w:r w:rsidRPr="000A4B4F">
          <w:rPr>
            <w:rFonts w:ascii="Consolas" w:hAnsi="Consolas" w:cs="Consolas"/>
            <w:color w:val="000000"/>
            <w:kern w:val="0"/>
            <w:sz w:val="16"/>
            <w:szCs w:val="16"/>
          </w:rPr>
          <w:t>zl.</w:t>
        </w:r>
        <w:r w:rsidRPr="000A4B4F">
          <w:rPr>
            <w:rFonts w:ascii="Consolas" w:hAnsi="Consolas" w:cs="Consolas"/>
            <w:color w:val="0000C0"/>
            <w:kern w:val="0"/>
            <w:sz w:val="16"/>
            <w:szCs w:val="16"/>
          </w:rPr>
          <w:t>to</w:t>
        </w:r>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628" w:author="l02107" w:date="2015-06-03T13:19:00Z"/>
          <w:rFonts w:ascii="Consolas" w:hAnsi="Consolas" w:cs="Consolas"/>
          <w:kern w:val="0"/>
          <w:sz w:val="16"/>
          <w:szCs w:val="16"/>
        </w:rPr>
      </w:pPr>
      <w:ins w:id="629"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w:t>
        </w:r>
      </w:ins>
    </w:p>
    <w:p w:rsidR="000A4B4F" w:rsidRPr="000A4B4F" w:rsidRDefault="000A4B4F" w:rsidP="000A4B4F">
      <w:pPr>
        <w:autoSpaceDE w:val="0"/>
        <w:autoSpaceDN w:val="0"/>
        <w:adjustRightInd w:val="0"/>
        <w:jc w:val="left"/>
        <w:rPr>
          <w:ins w:id="630" w:author="l02107" w:date="2015-06-03T13:19:00Z"/>
          <w:rFonts w:ascii="Consolas" w:hAnsi="Consolas" w:cs="Consolas"/>
          <w:kern w:val="0"/>
          <w:sz w:val="16"/>
          <w:szCs w:val="16"/>
        </w:rPr>
      </w:pPr>
      <w:ins w:id="631"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gramStart"/>
        <w:r w:rsidRPr="000A4B4F">
          <w:rPr>
            <w:rFonts w:ascii="Consolas" w:hAnsi="Consolas" w:cs="Consolas"/>
            <w:b/>
            <w:bCs/>
            <w:color w:val="7F0055"/>
            <w:kern w:val="0"/>
            <w:sz w:val="16"/>
            <w:szCs w:val="16"/>
          </w:rPr>
          <w:t>for</w:t>
        </w:r>
        <w:proofErr w:type="gramEnd"/>
        <w:r w:rsidRPr="000A4B4F">
          <w:rPr>
            <w:rFonts w:ascii="Consolas" w:hAnsi="Consolas" w:cs="Consolas"/>
            <w:color w:val="000000"/>
            <w:kern w:val="0"/>
            <w:sz w:val="16"/>
            <w:szCs w:val="16"/>
          </w:rPr>
          <w:t xml:space="preserve"> (</w:t>
        </w:r>
        <w:proofErr w:type="spellStart"/>
        <w:r w:rsidRPr="000A4B4F">
          <w:rPr>
            <w:rFonts w:ascii="Consolas" w:hAnsi="Consolas" w:cs="Consolas"/>
            <w:b/>
            <w:bCs/>
            <w:color w:val="7F0055"/>
            <w:kern w:val="0"/>
            <w:sz w:val="16"/>
            <w:szCs w:val="16"/>
          </w:rPr>
          <w:t>int</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xml:space="preserve"> = 0;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xml:space="preserve"> &lt; </w:t>
        </w:r>
        <w:proofErr w:type="spellStart"/>
        <w:r w:rsidRPr="000A4B4F">
          <w:rPr>
            <w:rFonts w:ascii="Consolas" w:hAnsi="Consolas" w:cs="Consolas"/>
            <w:color w:val="000000"/>
            <w:kern w:val="0"/>
            <w:sz w:val="16"/>
            <w:szCs w:val="16"/>
          </w:rPr>
          <w:t>toList.size</w:t>
        </w:r>
        <w:proofErr w:type="spellEnd"/>
        <w:r w:rsidRPr="000A4B4F">
          <w:rPr>
            <w:rFonts w:ascii="Consolas" w:hAnsi="Consolas" w:cs="Consolas"/>
            <w:color w:val="000000"/>
            <w:kern w:val="0"/>
            <w:sz w:val="16"/>
            <w:szCs w:val="16"/>
          </w:rPr>
          <w:t xml:space="preserve">(); </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 {</w:t>
        </w:r>
      </w:ins>
    </w:p>
    <w:p w:rsidR="000A4B4F" w:rsidRPr="000A4B4F" w:rsidRDefault="000A4B4F" w:rsidP="000A4B4F">
      <w:pPr>
        <w:autoSpaceDE w:val="0"/>
        <w:autoSpaceDN w:val="0"/>
        <w:adjustRightInd w:val="0"/>
        <w:jc w:val="left"/>
        <w:rPr>
          <w:ins w:id="632" w:author="l02107" w:date="2015-06-03T13:19:00Z"/>
          <w:rFonts w:ascii="Consolas" w:hAnsi="Consolas" w:cs="Consolas"/>
          <w:kern w:val="0"/>
          <w:sz w:val="16"/>
          <w:szCs w:val="16"/>
        </w:rPr>
      </w:pPr>
      <w:ins w:id="633"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proofErr w:type="spellStart"/>
        <w:proofErr w:type="gramStart"/>
        <w:r w:rsidRPr="000A4B4F">
          <w:rPr>
            <w:rFonts w:ascii="Consolas" w:hAnsi="Consolas" w:cs="Consolas"/>
            <w:color w:val="000000"/>
            <w:kern w:val="0"/>
            <w:sz w:val="16"/>
            <w:szCs w:val="16"/>
          </w:rPr>
          <w:t>processImpl</w:t>
        </w:r>
        <w:proofErr w:type="spellEnd"/>
        <w:r w:rsidRPr="000A4B4F">
          <w:rPr>
            <w:rFonts w:ascii="Consolas" w:hAnsi="Consolas" w:cs="Consolas"/>
            <w:color w:val="000000"/>
            <w:kern w:val="0"/>
            <w:sz w:val="16"/>
            <w:szCs w:val="16"/>
          </w:rPr>
          <w:t>(</w:t>
        </w:r>
        <w:proofErr w:type="spellStart"/>
        <w:proofErr w:type="gramEnd"/>
        <w:r w:rsidRPr="000A4B4F">
          <w:rPr>
            <w:rFonts w:ascii="Consolas" w:hAnsi="Consolas" w:cs="Consolas"/>
            <w:color w:val="000000"/>
            <w:kern w:val="0"/>
            <w:sz w:val="16"/>
            <w:szCs w:val="16"/>
          </w:rPr>
          <w:t>toList.get</w:t>
        </w:r>
        <w:proofErr w:type="spellEnd"/>
        <w:r w:rsidRPr="000A4B4F">
          <w:rPr>
            <w:rFonts w:ascii="Consolas" w:hAnsi="Consolas" w:cs="Consolas"/>
            <w:color w:val="000000"/>
            <w:kern w:val="0"/>
            <w:sz w:val="16"/>
            <w:szCs w:val="16"/>
          </w:rPr>
          <w:t>(</w:t>
        </w:r>
        <w:proofErr w:type="spellStart"/>
        <w:r w:rsidRPr="000A4B4F">
          <w:rPr>
            <w:rFonts w:ascii="Consolas" w:hAnsi="Consolas" w:cs="Consolas"/>
            <w:color w:val="000000"/>
            <w:kern w:val="0"/>
            <w:sz w:val="16"/>
            <w:szCs w:val="16"/>
          </w:rPr>
          <w:t>i</w:t>
        </w:r>
        <w:proofErr w:type="spellEnd"/>
        <w:r w:rsidRPr="000A4B4F">
          <w:rPr>
            <w:rFonts w:ascii="Consolas" w:hAnsi="Consolas" w:cs="Consolas"/>
            <w:color w:val="000000"/>
            <w:kern w:val="0"/>
            <w:sz w:val="16"/>
            <w:szCs w:val="16"/>
          </w:rPr>
          <w:t>));</w:t>
        </w:r>
      </w:ins>
    </w:p>
    <w:p w:rsidR="000A4B4F" w:rsidRPr="000A4B4F" w:rsidRDefault="000A4B4F" w:rsidP="000A4B4F">
      <w:pPr>
        <w:autoSpaceDE w:val="0"/>
        <w:autoSpaceDN w:val="0"/>
        <w:adjustRightInd w:val="0"/>
        <w:jc w:val="left"/>
        <w:rPr>
          <w:ins w:id="634" w:author="l02107" w:date="2015-06-03T13:19:00Z"/>
          <w:rFonts w:ascii="Consolas" w:hAnsi="Consolas" w:cs="Consolas"/>
          <w:kern w:val="0"/>
          <w:sz w:val="16"/>
          <w:szCs w:val="16"/>
        </w:rPr>
      </w:pPr>
      <w:ins w:id="635"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w:t>
        </w:r>
      </w:ins>
    </w:p>
    <w:p w:rsidR="000A4B4F" w:rsidRPr="000A4B4F" w:rsidRDefault="000A4B4F" w:rsidP="000A4B4F">
      <w:pPr>
        <w:autoSpaceDE w:val="0"/>
        <w:autoSpaceDN w:val="0"/>
        <w:adjustRightInd w:val="0"/>
        <w:jc w:val="left"/>
        <w:rPr>
          <w:ins w:id="636" w:author="l02107" w:date="2015-06-03T13:19:00Z"/>
          <w:rFonts w:ascii="Consolas" w:hAnsi="Consolas" w:cs="Consolas"/>
          <w:kern w:val="0"/>
          <w:sz w:val="16"/>
          <w:szCs w:val="16"/>
        </w:rPr>
      </w:pPr>
      <w:ins w:id="637" w:author="l02107" w:date="2015-06-03T13:19:00Z">
        <w:r w:rsidRPr="000A4B4F">
          <w:rPr>
            <w:rFonts w:ascii="Consolas" w:hAnsi="Consolas" w:cs="Consolas"/>
            <w:color w:val="000000"/>
            <w:kern w:val="0"/>
            <w:sz w:val="16"/>
            <w:szCs w:val="16"/>
          </w:rPr>
          <w:tab/>
        </w:r>
        <w:r w:rsidRPr="000A4B4F">
          <w:rPr>
            <w:rFonts w:ascii="Consolas" w:hAnsi="Consolas" w:cs="Consolas"/>
            <w:color w:val="000000"/>
            <w:kern w:val="0"/>
            <w:sz w:val="16"/>
            <w:szCs w:val="16"/>
          </w:rPr>
          <w:tab/>
          <w:t>}</w:t>
        </w:r>
        <w:bookmarkStart w:id="638" w:name="_GoBack"/>
        <w:bookmarkEnd w:id="638"/>
      </w:ins>
    </w:p>
    <w:p w:rsidR="00745A41" w:rsidRPr="00E62989" w:rsidRDefault="000A4B4F" w:rsidP="00E62989">
      <w:pPr>
        <w:autoSpaceDE w:val="0"/>
        <w:autoSpaceDN w:val="0"/>
        <w:adjustRightInd w:val="0"/>
        <w:jc w:val="left"/>
        <w:rPr>
          <w:rFonts w:ascii="Consolas" w:hAnsi="Consolas" w:cs="Consolas"/>
          <w:color w:val="000000"/>
          <w:kern w:val="0"/>
          <w:sz w:val="16"/>
          <w:szCs w:val="16"/>
        </w:rPr>
      </w:pPr>
      <w:ins w:id="639" w:author="l02107" w:date="2015-06-03T13:19:00Z">
        <w:r w:rsidRPr="000A4B4F">
          <w:rPr>
            <w:rFonts w:ascii="Consolas" w:hAnsi="Consolas" w:cs="Consolas"/>
            <w:color w:val="000000"/>
            <w:kern w:val="0"/>
            <w:sz w:val="16"/>
            <w:szCs w:val="16"/>
          </w:rPr>
          <w:tab/>
          <w:t>}</w:t>
        </w:r>
        <w:r w:rsidRPr="000A4B4F">
          <w:rPr>
            <w:rFonts w:ascii="Consolas" w:hAnsi="Consolas" w:cs="Consolas"/>
            <w:color w:val="000000"/>
            <w:kern w:val="0"/>
            <w:sz w:val="16"/>
            <w:szCs w:val="16"/>
          </w:rPr>
          <w:tab/>
        </w:r>
      </w:ins>
    </w:p>
    <w:p w:rsidR="00187B9A" w:rsidRPr="00FA7A52" w:rsidRDefault="00187B9A" w:rsidP="00FA7A52">
      <w:pPr>
        <w:pStyle w:val="ZR1"/>
        <w:spacing w:line="360" w:lineRule="auto"/>
        <w:rPr>
          <w:rFonts w:ascii="Times New Roman" w:hAnsi="Times New Roman" w:cs="Times New Roman"/>
        </w:rPr>
      </w:pPr>
      <w:bookmarkStart w:id="640" w:name="_Toc420936280"/>
      <w:r w:rsidRPr="00FA7A52">
        <w:rPr>
          <w:rFonts w:ascii="Times New Roman" w:hAnsi="Times New Roman" w:cs="Times New Roman"/>
        </w:rPr>
        <w:t>算法验证</w:t>
      </w:r>
      <w:bookmarkEnd w:id="640"/>
    </w:p>
    <w:p w:rsidR="00187B9A" w:rsidRPr="00FA7A52" w:rsidRDefault="00187B9A" w:rsidP="00FA7A52">
      <w:pPr>
        <w:pStyle w:val="ZR2"/>
        <w:spacing w:line="360" w:lineRule="auto"/>
        <w:rPr>
          <w:rFonts w:ascii="Times New Roman" w:hAnsi="Times New Roman" w:cs="Times New Roman"/>
        </w:rPr>
      </w:pPr>
      <w:bookmarkStart w:id="641" w:name="_Toc420936281"/>
      <w:r w:rsidRPr="00FA7A52">
        <w:rPr>
          <w:rFonts w:ascii="Times New Roman" w:hAnsi="Times New Roman" w:cs="Times New Roman"/>
        </w:rPr>
        <w:t>算法程序清单</w:t>
      </w:r>
      <w:bookmarkEnd w:id="641"/>
    </w:p>
    <w:p w:rsidR="000319FB" w:rsidRPr="00745A41" w:rsidRDefault="00745A41" w:rsidP="00DE46A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本算法程序主要包括四个类文件，其中</w:t>
      </w:r>
      <w:proofErr w:type="spellStart"/>
      <w:r w:rsidRPr="00745A41">
        <w:rPr>
          <w:rFonts w:ascii="Times New Roman" w:hAnsi="Times New Roman" w:cs="Times New Roman"/>
          <w:sz w:val="24"/>
          <w:szCs w:val="24"/>
        </w:rPr>
        <w:t>zrdocument</w:t>
      </w:r>
      <w:proofErr w:type="spellEnd"/>
      <w:r w:rsidRPr="00745A41">
        <w:rPr>
          <w:rFonts w:ascii="Times New Roman" w:hAnsi="Times New Roman" w:cs="Times New Roman"/>
          <w:sz w:val="24"/>
          <w:szCs w:val="24"/>
        </w:rPr>
        <w:t>类</w:t>
      </w:r>
      <w:r>
        <w:rPr>
          <w:rFonts w:ascii="Times New Roman" w:hAnsi="Times New Roman" w:cs="Times New Roman" w:hint="eastAsia"/>
          <w:sz w:val="24"/>
          <w:szCs w:val="24"/>
        </w:rPr>
        <w:t>用于</w:t>
      </w:r>
      <w:r>
        <w:rPr>
          <w:rFonts w:ascii="Times New Roman" w:hAnsi="Times New Roman" w:cs="Times New Roman" w:hint="eastAsia"/>
          <w:sz w:val="24"/>
          <w:szCs w:val="24"/>
        </w:rPr>
        <w:t>XML</w:t>
      </w:r>
      <w:r>
        <w:rPr>
          <w:rFonts w:ascii="Times New Roman" w:hAnsi="Times New Roman" w:cs="Times New Roman" w:hint="eastAsia"/>
          <w:sz w:val="24"/>
          <w:szCs w:val="24"/>
        </w:rPr>
        <w:t>文件的处理，里边包含了许多处理</w:t>
      </w:r>
      <w:r>
        <w:rPr>
          <w:rFonts w:ascii="Times New Roman" w:hAnsi="Times New Roman" w:cs="Times New Roman" w:hint="eastAsia"/>
          <w:sz w:val="24"/>
          <w:szCs w:val="24"/>
        </w:rPr>
        <w:t>XML</w:t>
      </w:r>
      <w:r>
        <w:rPr>
          <w:rFonts w:ascii="Times New Roman" w:hAnsi="Times New Roman" w:cs="Times New Roman" w:hint="eastAsia"/>
          <w:sz w:val="24"/>
          <w:szCs w:val="24"/>
        </w:rPr>
        <w:t>文件，检验模型规范性的方法</w:t>
      </w:r>
      <w:r w:rsidR="00DE46AD">
        <w:rPr>
          <w:rFonts w:ascii="Times New Roman" w:hAnsi="Times New Roman" w:cs="Times New Roman" w:hint="eastAsia"/>
          <w:sz w:val="24"/>
          <w:szCs w:val="24"/>
        </w:rPr>
        <w:t>；</w:t>
      </w:r>
      <w:proofErr w:type="spellStart"/>
      <w:r w:rsidR="00DE46AD">
        <w:rPr>
          <w:rFonts w:ascii="Times New Roman" w:hAnsi="Times New Roman" w:cs="Times New Roman" w:hint="eastAsia"/>
          <w:sz w:val="24"/>
          <w:szCs w:val="24"/>
        </w:rPr>
        <w:t>z</w:t>
      </w:r>
      <w:r w:rsidRPr="00745A41">
        <w:rPr>
          <w:rFonts w:ascii="Times New Roman" w:hAnsi="Times New Roman" w:cs="Times New Roman"/>
          <w:sz w:val="24"/>
          <w:szCs w:val="24"/>
        </w:rPr>
        <w:t>rnode</w:t>
      </w:r>
      <w:proofErr w:type="spellEnd"/>
      <w:r w:rsidR="00DE46AD">
        <w:rPr>
          <w:rFonts w:ascii="Times New Roman" w:hAnsi="Times New Roman" w:cs="Times New Roman" w:hint="eastAsia"/>
          <w:sz w:val="24"/>
          <w:szCs w:val="24"/>
        </w:rPr>
        <w:t>类</w:t>
      </w:r>
      <w:r w:rsidRPr="00745A41">
        <w:rPr>
          <w:rFonts w:ascii="Times New Roman" w:hAnsi="Times New Roman" w:cs="Times New Roman"/>
          <w:sz w:val="24"/>
          <w:szCs w:val="24"/>
        </w:rPr>
        <w:t>和</w:t>
      </w:r>
      <w:proofErr w:type="spellStart"/>
      <w:r w:rsidRPr="00745A41">
        <w:rPr>
          <w:rFonts w:ascii="Times New Roman" w:hAnsi="Times New Roman" w:cs="Times New Roman"/>
          <w:sz w:val="24"/>
          <w:szCs w:val="24"/>
        </w:rPr>
        <w:t>zrlink</w:t>
      </w:r>
      <w:proofErr w:type="spellEnd"/>
      <w:r w:rsidRPr="00745A41">
        <w:rPr>
          <w:rFonts w:ascii="Times New Roman" w:hAnsi="Times New Roman" w:cs="Times New Roman"/>
          <w:sz w:val="24"/>
          <w:szCs w:val="24"/>
        </w:rPr>
        <w:t>类</w:t>
      </w:r>
      <w:r w:rsidR="00DE46AD">
        <w:rPr>
          <w:rFonts w:ascii="Times New Roman" w:hAnsi="Times New Roman" w:cs="Times New Roman" w:hint="eastAsia"/>
          <w:sz w:val="24"/>
          <w:szCs w:val="24"/>
        </w:rPr>
        <w:t>分别代表了节点和关系连线；</w:t>
      </w:r>
      <w:proofErr w:type="spellStart"/>
      <w:r w:rsidRPr="00745A41">
        <w:rPr>
          <w:rFonts w:ascii="Times New Roman" w:hAnsi="Times New Roman" w:cs="Times New Roman"/>
          <w:sz w:val="24"/>
          <w:szCs w:val="24"/>
        </w:rPr>
        <w:t>zrprocessor</w:t>
      </w:r>
      <w:proofErr w:type="spellEnd"/>
      <w:r w:rsidRPr="00745A41">
        <w:rPr>
          <w:rFonts w:ascii="Times New Roman" w:hAnsi="Times New Roman" w:cs="Times New Roman"/>
          <w:sz w:val="24"/>
          <w:szCs w:val="24"/>
        </w:rPr>
        <w:t>类</w:t>
      </w:r>
      <w:r w:rsidR="00DE46AD">
        <w:rPr>
          <w:rFonts w:ascii="Times New Roman" w:hAnsi="Times New Roman" w:cs="Times New Roman" w:hint="eastAsia"/>
          <w:sz w:val="24"/>
          <w:szCs w:val="24"/>
        </w:rPr>
        <w:t>为设计理性知识模型主脉络提取算法。</w:t>
      </w:r>
    </w:p>
    <w:p w:rsidR="00187B9A" w:rsidRDefault="00187B9A" w:rsidP="00FA7A52">
      <w:pPr>
        <w:pStyle w:val="ZR2"/>
        <w:spacing w:line="360" w:lineRule="auto"/>
        <w:rPr>
          <w:rFonts w:ascii="Times New Roman" w:hAnsi="Times New Roman" w:cs="Times New Roman"/>
        </w:rPr>
      </w:pPr>
      <w:bookmarkStart w:id="642" w:name="_Toc420936282"/>
      <w:r w:rsidRPr="00FA7A52">
        <w:rPr>
          <w:rFonts w:ascii="Times New Roman" w:hAnsi="Times New Roman" w:cs="Times New Roman"/>
        </w:rPr>
        <w:t>算法程序测试</w:t>
      </w:r>
      <w:bookmarkEnd w:id="642"/>
    </w:p>
    <w:p w:rsidR="00DE46AD" w:rsidRDefault="00DE46AD" w:rsidP="00DE46AD">
      <w:pPr>
        <w:spacing w:line="360" w:lineRule="auto"/>
        <w:ind w:firstLineChars="200" w:firstLine="480"/>
        <w:rPr>
          <w:sz w:val="24"/>
          <w:szCs w:val="24"/>
        </w:rPr>
      </w:pPr>
      <w:r>
        <w:rPr>
          <w:rFonts w:hint="eastAsia"/>
          <w:sz w:val="24"/>
          <w:szCs w:val="24"/>
        </w:rPr>
        <w:t>首先给出半盒件模具设计的设计理性知识模型的</w:t>
      </w:r>
      <w:r>
        <w:rPr>
          <w:rFonts w:hint="eastAsia"/>
          <w:sz w:val="24"/>
          <w:szCs w:val="24"/>
        </w:rPr>
        <w:t>XML</w:t>
      </w:r>
      <w:r>
        <w:rPr>
          <w:rFonts w:hint="eastAsia"/>
          <w:sz w:val="24"/>
          <w:szCs w:val="24"/>
        </w:rPr>
        <w:t>文件地址：</w:t>
      </w:r>
      <w:r w:rsidRPr="00DE46AD">
        <w:rPr>
          <w:rFonts w:hint="eastAsia"/>
          <w:sz w:val="24"/>
          <w:szCs w:val="24"/>
        </w:rPr>
        <w:t>C:\Users\dell\Desktop\</w:t>
      </w:r>
      <w:r w:rsidRPr="00DE46AD">
        <w:rPr>
          <w:rFonts w:hint="eastAsia"/>
          <w:sz w:val="24"/>
          <w:szCs w:val="24"/>
        </w:rPr>
        <w:t>毕设</w:t>
      </w:r>
      <w:r w:rsidRPr="00DE46AD">
        <w:rPr>
          <w:rFonts w:hint="eastAsia"/>
          <w:sz w:val="24"/>
          <w:szCs w:val="24"/>
        </w:rPr>
        <w:t>+</w:t>
      </w:r>
      <w:r w:rsidRPr="00DE46AD">
        <w:rPr>
          <w:rFonts w:hint="eastAsia"/>
          <w:sz w:val="24"/>
          <w:szCs w:val="24"/>
        </w:rPr>
        <w:t>论文</w:t>
      </w:r>
      <w:r w:rsidRPr="00DE46AD">
        <w:rPr>
          <w:rFonts w:hint="eastAsia"/>
          <w:sz w:val="24"/>
          <w:szCs w:val="24"/>
        </w:rPr>
        <w:t>\</w:t>
      </w:r>
      <w:r w:rsidRPr="00DE46AD">
        <w:rPr>
          <w:rFonts w:hint="eastAsia"/>
          <w:sz w:val="24"/>
          <w:szCs w:val="24"/>
        </w:rPr>
        <w:t>半盒件模具设计</w:t>
      </w:r>
      <w:r w:rsidRPr="00DE46AD">
        <w:rPr>
          <w:rFonts w:hint="eastAsia"/>
          <w:sz w:val="24"/>
          <w:szCs w:val="24"/>
        </w:rPr>
        <w:t>-3.xml</w:t>
      </w:r>
      <w:r>
        <w:rPr>
          <w:rFonts w:hint="eastAsia"/>
          <w:sz w:val="24"/>
          <w:szCs w:val="24"/>
        </w:rPr>
        <w:t>（在本机上的地址），将其加载到程序当中。</w:t>
      </w:r>
    </w:p>
    <w:p w:rsidR="00DE46AD" w:rsidRDefault="00DE46AD" w:rsidP="00F13250">
      <w:pPr>
        <w:spacing w:line="360" w:lineRule="auto"/>
        <w:rPr>
          <w:sz w:val="24"/>
          <w:szCs w:val="24"/>
        </w:rPr>
      </w:pPr>
      <w:r>
        <w:rPr>
          <w:noProof/>
          <w:sz w:val="24"/>
          <w:szCs w:val="24"/>
        </w:rPr>
        <w:lastRenderedPageBreak/>
        <w:drawing>
          <wp:inline distT="0" distB="0" distL="0" distR="0" wp14:anchorId="492B4D73" wp14:editId="1D470960">
            <wp:extent cx="5274310" cy="25057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4101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505710"/>
                    </a:xfrm>
                    <a:prstGeom prst="rect">
                      <a:avLst/>
                    </a:prstGeom>
                  </pic:spPr>
                </pic:pic>
              </a:graphicData>
            </a:graphic>
          </wp:inline>
        </w:drawing>
      </w:r>
    </w:p>
    <w:p w:rsidR="00F13250" w:rsidRDefault="00F13250" w:rsidP="00F13250">
      <w:pPr>
        <w:spacing w:line="360" w:lineRule="auto"/>
        <w:ind w:firstLineChars="200" w:firstLine="480"/>
        <w:rPr>
          <w:sz w:val="24"/>
          <w:szCs w:val="24"/>
        </w:rPr>
      </w:pPr>
      <w:r>
        <w:rPr>
          <w:rFonts w:hint="eastAsia"/>
          <w:sz w:val="24"/>
          <w:szCs w:val="24"/>
        </w:rPr>
        <w:t>提示成功加载模型实例</w:t>
      </w:r>
      <w:r>
        <w:rPr>
          <w:rFonts w:hint="eastAsia"/>
          <w:sz w:val="24"/>
          <w:szCs w:val="24"/>
        </w:rPr>
        <w:t>XML</w:t>
      </w:r>
      <w:r>
        <w:rPr>
          <w:rFonts w:hint="eastAsia"/>
          <w:sz w:val="24"/>
          <w:szCs w:val="24"/>
        </w:rPr>
        <w:t>文件，说明文件内容符合规范。</w:t>
      </w:r>
    </w:p>
    <w:p w:rsidR="00F13250" w:rsidRDefault="00F13250" w:rsidP="00F13250">
      <w:pPr>
        <w:spacing w:line="360" w:lineRule="auto"/>
        <w:ind w:firstLineChars="200" w:firstLine="480"/>
        <w:rPr>
          <w:sz w:val="24"/>
          <w:szCs w:val="24"/>
        </w:rPr>
      </w:pPr>
      <w:r>
        <w:rPr>
          <w:rFonts w:hint="eastAsia"/>
          <w:sz w:val="24"/>
          <w:szCs w:val="24"/>
        </w:rPr>
        <w:t>对已经加载的模型实例进行主脉络提取处理：</w:t>
      </w:r>
    </w:p>
    <w:p w:rsidR="00F13250" w:rsidRDefault="00F13250" w:rsidP="00F13250">
      <w:pPr>
        <w:spacing w:line="360" w:lineRule="auto"/>
        <w:rPr>
          <w:sz w:val="24"/>
          <w:szCs w:val="24"/>
        </w:rPr>
      </w:pPr>
      <w:r>
        <w:rPr>
          <w:noProof/>
          <w:sz w:val="24"/>
          <w:szCs w:val="24"/>
        </w:rPr>
        <w:drawing>
          <wp:inline distT="0" distB="0" distL="0" distR="0">
            <wp:extent cx="5274310" cy="22637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4123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263775"/>
                    </a:xfrm>
                    <a:prstGeom prst="rect">
                      <a:avLst/>
                    </a:prstGeom>
                  </pic:spPr>
                </pic:pic>
              </a:graphicData>
            </a:graphic>
          </wp:inline>
        </w:drawing>
      </w:r>
    </w:p>
    <w:p w:rsidR="00F13250" w:rsidRDefault="00F13250" w:rsidP="00F13250">
      <w:pPr>
        <w:spacing w:line="360" w:lineRule="auto"/>
        <w:ind w:firstLineChars="200" w:firstLine="480"/>
        <w:rPr>
          <w:sz w:val="24"/>
          <w:szCs w:val="24"/>
        </w:rPr>
      </w:pPr>
      <w:r>
        <w:rPr>
          <w:rFonts w:hint="eastAsia"/>
          <w:sz w:val="24"/>
          <w:szCs w:val="24"/>
        </w:rPr>
        <w:t>待程序提示提取完毕之后，保存提取后的</w:t>
      </w:r>
      <w:r>
        <w:rPr>
          <w:rFonts w:hint="eastAsia"/>
          <w:sz w:val="24"/>
          <w:szCs w:val="24"/>
        </w:rPr>
        <w:t>XML</w:t>
      </w:r>
      <w:r>
        <w:rPr>
          <w:rFonts w:hint="eastAsia"/>
          <w:sz w:val="24"/>
          <w:szCs w:val="24"/>
        </w:rPr>
        <w:t>文件，然后用</w:t>
      </w:r>
      <w:proofErr w:type="spellStart"/>
      <w:r>
        <w:rPr>
          <w:rFonts w:hint="eastAsia"/>
          <w:sz w:val="24"/>
          <w:szCs w:val="24"/>
        </w:rPr>
        <w:t>DRTool</w:t>
      </w:r>
      <w:proofErr w:type="spellEnd"/>
      <w:r>
        <w:rPr>
          <w:rFonts w:hint="eastAsia"/>
          <w:sz w:val="24"/>
          <w:szCs w:val="24"/>
        </w:rPr>
        <w:t>分别打开提取前后的</w:t>
      </w:r>
      <w:r>
        <w:rPr>
          <w:rFonts w:hint="eastAsia"/>
          <w:sz w:val="24"/>
          <w:szCs w:val="24"/>
        </w:rPr>
        <w:t>XML</w:t>
      </w:r>
      <w:r>
        <w:rPr>
          <w:rFonts w:hint="eastAsia"/>
          <w:sz w:val="24"/>
          <w:szCs w:val="24"/>
        </w:rPr>
        <w:t>文件，通过直观的可视化图形对二者进行比较。可以看到在“</w:t>
      </w:r>
      <w:r>
        <w:rPr>
          <w:rFonts w:hint="eastAsia"/>
          <w:sz w:val="24"/>
          <w:szCs w:val="24"/>
        </w:rPr>
        <w:t>eI3</w:t>
      </w:r>
      <w:r>
        <w:rPr>
          <w:rFonts w:hint="eastAsia"/>
          <w:sz w:val="24"/>
          <w:szCs w:val="24"/>
        </w:rPr>
        <w:t>电动机选择”的子集处，约简了重复设计过程。</w:t>
      </w:r>
    </w:p>
    <w:p w:rsidR="00D44446" w:rsidRDefault="00D44446" w:rsidP="00D44446">
      <w:pPr>
        <w:spacing w:line="360" w:lineRule="auto"/>
        <w:rPr>
          <w:sz w:val="24"/>
          <w:szCs w:val="24"/>
        </w:rPr>
      </w:pPr>
      <w:r>
        <w:rPr>
          <w:rFonts w:hint="eastAsia"/>
          <w:sz w:val="24"/>
          <w:szCs w:val="24"/>
        </w:rPr>
        <w:t>提取前模型：</w:t>
      </w:r>
    </w:p>
    <w:p w:rsidR="00D44446" w:rsidRDefault="00D44446" w:rsidP="00D44446">
      <w:pPr>
        <w:spacing w:line="360" w:lineRule="auto"/>
        <w:jc w:val="center"/>
        <w:rPr>
          <w:sz w:val="24"/>
          <w:szCs w:val="24"/>
        </w:rPr>
      </w:pPr>
      <w:r>
        <w:rPr>
          <w:noProof/>
          <w:sz w:val="24"/>
          <w:szCs w:val="24"/>
        </w:rPr>
        <w:lastRenderedPageBreak/>
        <w:drawing>
          <wp:inline distT="0" distB="0" distL="0" distR="0" wp14:anchorId="175239AE" wp14:editId="487B85A7">
            <wp:extent cx="5274310" cy="4359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42416.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359910"/>
                    </a:xfrm>
                    <a:prstGeom prst="rect">
                      <a:avLst/>
                    </a:prstGeom>
                  </pic:spPr>
                </pic:pic>
              </a:graphicData>
            </a:graphic>
          </wp:inline>
        </w:drawing>
      </w:r>
    </w:p>
    <w:p w:rsidR="00D44446" w:rsidRDefault="00D44446" w:rsidP="00D44446">
      <w:pPr>
        <w:spacing w:line="360" w:lineRule="auto"/>
        <w:rPr>
          <w:sz w:val="24"/>
          <w:szCs w:val="24"/>
        </w:rPr>
      </w:pPr>
      <w:r>
        <w:rPr>
          <w:rFonts w:hint="eastAsia"/>
          <w:sz w:val="24"/>
          <w:szCs w:val="24"/>
        </w:rPr>
        <w:t>提取后模型：</w:t>
      </w:r>
    </w:p>
    <w:p w:rsidR="00D44446" w:rsidRDefault="00D44446" w:rsidP="00D44446">
      <w:pPr>
        <w:spacing w:line="360" w:lineRule="auto"/>
        <w:jc w:val="center"/>
        <w:rPr>
          <w:sz w:val="24"/>
          <w:szCs w:val="24"/>
        </w:rPr>
      </w:pPr>
      <w:r>
        <w:rPr>
          <w:noProof/>
          <w:sz w:val="24"/>
          <w:szCs w:val="24"/>
        </w:rPr>
        <w:lastRenderedPageBreak/>
        <w:drawing>
          <wp:inline distT="0" distB="0" distL="0" distR="0">
            <wp:extent cx="4646428" cy="4506234"/>
            <wp:effectExtent l="0" t="0" r="19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42427.png"/>
                    <pic:cNvPicPr/>
                  </pic:nvPicPr>
                  <pic:blipFill>
                    <a:blip r:embed="rId24">
                      <a:extLst>
                        <a:ext uri="{28A0092B-C50C-407E-A947-70E740481C1C}">
                          <a14:useLocalDpi xmlns:a14="http://schemas.microsoft.com/office/drawing/2010/main" val="0"/>
                        </a:ext>
                      </a:extLst>
                    </a:blip>
                    <a:stretch>
                      <a:fillRect/>
                    </a:stretch>
                  </pic:blipFill>
                  <pic:spPr>
                    <a:xfrm>
                      <a:off x="0" y="0"/>
                      <a:ext cx="4654763" cy="4514318"/>
                    </a:xfrm>
                    <a:prstGeom prst="rect">
                      <a:avLst/>
                    </a:prstGeom>
                  </pic:spPr>
                </pic:pic>
              </a:graphicData>
            </a:graphic>
          </wp:inline>
        </w:drawing>
      </w:r>
    </w:p>
    <w:p w:rsidR="00D44446" w:rsidRPr="00DE46AD" w:rsidRDefault="00D44446" w:rsidP="00D44446">
      <w:pPr>
        <w:spacing w:line="360" w:lineRule="auto"/>
        <w:ind w:firstLineChars="200" w:firstLine="480"/>
        <w:rPr>
          <w:sz w:val="24"/>
          <w:szCs w:val="24"/>
        </w:rPr>
      </w:pPr>
      <w:r>
        <w:rPr>
          <w:rFonts w:hint="eastAsia"/>
          <w:sz w:val="24"/>
          <w:szCs w:val="24"/>
        </w:rPr>
        <w:t>可以看出，经过主脉络提取处理的设计理性知识模型删除了前版本意图，并替换为新版本意图，并删除了前版本意图下的设计决策和设计操作节点以及相关的关系连线。</w:t>
      </w:r>
    </w:p>
    <w:p w:rsidR="00187B9A" w:rsidRDefault="00187B9A" w:rsidP="00FA7A52">
      <w:pPr>
        <w:pStyle w:val="ZR1"/>
        <w:spacing w:line="360" w:lineRule="auto"/>
        <w:rPr>
          <w:rFonts w:ascii="Times New Roman" w:hAnsi="Times New Roman" w:cs="Times New Roman"/>
        </w:rPr>
      </w:pPr>
      <w:bookmarkStart w:id="643" w:name="_Toc420936283"/>
      <w:r w:rsidRPr="00FA7A52">
        <w:rPr>
          <w:rFonts w:ascii="Times New Roman" w:hAnsi="Times New Roman" w:cs="Times New Roman"/>
        </w:rPr>
        <w:t>小结</w:t>
      </w:r>
      <w:bookmarkEnd w:id="643"/>
    </w:p>
    <w:p w:rsidR="00D44446" w:rsidRDefault="00D44446" w:rsidP="00D44446">
      <w:pPr>
        <w:spacing w:line="360" w:lineRule="auto"/>
        <w:ind w:firstLineChars="200" w:firstLine="480"/>
        <w:rPr>
          <w:sz w:val="24"/>
          <w:szCs w:val="24"/>
        </w:rPr>
      </w:pPr>
      <w:r>
        <w:rPr>
          <w:rFonts w:hint="eastAsia"/>
          <w:sz w:val="24"/>
          <w:szCs w:val="24"/>
        </w:rPr>
        <w:t>本章实现了上一章所提出的和研究的算法，并通过</w:t>
      </w:r>
      <w:r w:rsidR="00AE72AD">
        <w:rPr>
          <w:rFonts w:hint="eastAsia"/>
          <w:sz w:val="24"/>
          <w:szCs w:val="24"/>
        </w:rPr>
        <w:t>设计理性知识模型的</w:t>
      </w:r>
      <w:r>
        <w:rPr>
          <w:rFonts w:hint="eastAsia"/>
          <w:sz w:val="24"/>
          <w:szCs w:val="24"/>
        </w:rPr>
        <w:t>实例验证了算法的有效性。如上算法课实现设计理性知识模型的规范性检查和主脉络提取功能。同时可以看到，本程序缺乏一个独立的图形化显示功能，这点需要将来继续设计开发。</w:t>
      </w: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Pr="00D44446" w:rsidRDefault="00D44446" w:rsidP="00D44446">
      <w:pPr>
        <w:spacing w:line="360" w:lineRule="auto"/>
        <w:ind w:firstLineChars="200" w:firstLine="480"/>
        <w:rPr>
          <w:sz w:val="24"/>
          <w:szCs w:val="24"/>
        </w:rPr>
      </w:pPr>
    </w:p>
    <w:p w:rsidR="007C21DB" w:rsidRPr="00FA7A52" w:rsidRDefault="007C21DB" w:rsidP="00FA7A52">
      <w:pPr>
        <w:pStyle w:val="ZR0"/>
        <w:spacing w:line="360" w:lineRule="auto"/>
        <w:rPr>
          <w:rFonts w:ascii="Times New Roman" w:hAnsi="Times New Roman" w:cs="Times New Roman"/>
        </w:rPr>
      </w:pPr>
      <w:bookmarkStart w:id="644" w:name="_Toc420936284"/>
      <w:r w:rsidRPr="00FA7A52">
        <w:rPr>
          <w:rFonts w:ascii="Times New Roman" w:hAnsi="Times New Roman" w:cs="Times New Roman"/>
        </w:rPr>
        <w:t>未来改进及展望</w:t>
      </w:r>
      <w:bookmarkEnd w:id="644"/>
    </w:p>
    <w:p w:rsidR="00D44446" w:rsidRDefault="00192BB7" w:rsidP="00192BB7">
      <w:pPr>
        <w:pStyle w:val="ZR0"/>
        <w:numPr>
          <w:ilvl w:val="0"/>
          <w:numId w:val="0"/>
        </w:numPr>
        <w:spacing w:line="360" w:lineRule="auto"/>
        <w:ind w:firstLineChars="200" w:firstLine="480"/>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本研究设计和研究的算法可以有效的对设计理性知识模型进行规范性检查和主脉络提取操作。但是同时也有许多的不足之处，可以看到，在图形化显示功能方面的匮乏，使得本程序需要与</w:t>
      </w:r>
      <w:proofErr w:type="spellStart"/>
      <w:r>
        <w:rPr>
          <w:rFonts w:asciiTheme="minorEastAsia" w:eastAsiaTheme="minorEastAsia" w:hAnsiTheme="minorEastAsia" w:cs="Times New Roman" w:hint="eastAsia"/>
          <w:sz w:val="24"/>
          <w:szCs w:val="24"/>
        </w:rPr>
        <w:t>DRTool</w:t>
      </w:r>
      <w:proofErr w:type="spellEnd"/>
      <w:r>
        <w:rPr>
          <w:rFonts w:asciiTheme="minorEastAsia" w:eastAsiaTheme="minorEastAsia" w:hAnsiTheme="minorEastAsia" w:cs="Times New Roman" w:hint="eastAsia"/>
          <w:sz w:val="24"/>
          <w:szCs w:val="24"/>
        </w:rPr>
        <w:t>同时使用才能达到可视化的效果，样反复的导出和导入过程使得操作十分繁琐，浪费了大量的时间和精力。</w:t>
      </w:r>
    </w:p>
    <w:p w:rsidR="00192BB7" w:rsidRDefault="00192BB7" w:rsidP="00192BB7">
      <w:pPr>
        <w:pStyle w:val="ZR0"/>
        <w:numPr>
          <w:ilvl w:val="0"/>
          <w:numId w:val="0"/>
        </w:numPr>
        <w:spacing w:line="360" w:lineRule="auto"/>
        <w:ind w:firstLineChars="200" w:firstLine="480"/>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同时，这个程序还是一个很独立的个体，对于设计人员没有什么实质性的直接帮助，可以将它继续开发为一个有着更完善的操作界面和多种功能的系统软件，方便设计人员对设计理性知识的重用。</w:t>
      </w:r>
    </w:p>
    <w:p w:rsidR="00192BB7" w:rsidRDefault="00192BB7" w:rsidP="00192BB7">
      <w:pPr>
        <w:pStyle w:val="ZR0"/>
        <w:numPr>
          <w:ilvl w:val="0"/>
          <w:numId w:val="0"/>
        </w:numPr>
        <w:spacing w:line="360" w:lineRule="auto"/>
        <w:ind w:firstLineChars="200" w:firstLine="480"/>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鉴于以上几点不足，有如下的未来发展方向：</w:t>
      </w:r>
    </w:p>
    <w:p w:rsidR="00192BB7" w:rsidRDefault="00192BB7" w:rsidP="00447C62">
      <w:pPr>
        <w:pStyle w:val="ZR0"/>
        <w:numPr>
          <w:ilvl w:val="0"/>
          <w:numId w:val="36"/>
        </w:numPr>
        <w:spacing w:line="360" w:lineRule="auto"/>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设计出更加方便快捷的设计理性知识记录方法</w:t>
      </w:r>
      <w:r w:rsidR="00447C62">
        <w:rPr>
          <w:rFonts w:asciiTheme="minorEastAsia" w:eastAsiaTheme="minorEastAsia" w:hAnsiTheme="minorEastAsia" w:cs="Times New Roman" w:hint="eastAsia"/>
          <w:sz w:val="24"/>
          <w:szCs w:val="24"/>
        </w:rPr>
        <w:t>，比如人工智能记录。这样可以省去设计人员的大量时间和精力，避免设计者在设计产品的过程中还要分配出一部分时间和精力进行设计理性的记录。</w:t>
      </w:r>
    </w:p>
    <w:p w:rsidR="00447C62" w:rsidRDefault="00447C62" w:rsidP="00447C62">
      <w:pPr>
        <w:pStyle w:val="ZR0"/>
        <w:numPr>
          <w:ilvl w:val="0"/>
          <w:numId w:val="36"/>
        </w:numPr>
        <w:spacing w:line="360" w:lineRule="auto"/>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添加图形化显示功能。使得提取前后的模型对比操作变得更加简化，便于设计人员对设计理性的重用。</w:t>
      </w:r>
    </w:p>
    <w:p w:rsidR="00447C62" w:rsidRDefault="00447C62" w:rsidP="00447C62">
      <w:pPr>
        <w:pStyle w:val="ZR0"/>
        <w:numPr>
          <w:ilvl w:val="0"/>
          <w:numId w:val="36"/>
        </w:numPr>
        <w:spacing w:line="360" w:lineRule="auto"/>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设计出更加完善和人性化的操作界面，将其发展为一个独立的、包含更多相关功能的系统软件，满足设计人员的更多需求。</w:t>
      </w: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Pr="00192BB7"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7C21DB" w:rsidRPr="00FA7A52" w:rsidRDefault="007C21DB" w:rsidP="00FA7A52">
      <w:pPr>
        <w:pStyle w:val="ZR0"/>
        <w:numPr>
          <w:ilvl w:val="0"/>
          <w:numId w:val="0"/>
        </w:numPr>
        <w:spacing w:line="360" w:lineRule="auto"/>
        <w:ind w:left="425"/>
        <w:rPr>
          <w:rFonts w:ascii="Times New Roman" w:hAnsi="Times New Roman" w:cs="Times New Roman"/>
        </w:rPr>
      </w:pPr>
      <w:bookmarkStart w:id="645" w:name="_Toc420936285"/>
      <w:r w:rsidRPr="00FA7A52">
        <w:rPr>
          <w:rFonts w:ascii="Times New Roman" w:hAnsi="Times New Roman" w:cs="Times New Roman"/>
        </w:rPr>
        <w:t>结论</w:t>
      </w:r>
      <w:bookmarkEnd w:id="645"/>
    </w:p>
    <w:p w:rsidR="00447C62" w:rsidRDefault="00447C62" w:rsidP="00447C62">
      <w:pPr>
        <w:pStyle w:val="a5"/>
        <w:spacing w:before="0" w:beforeAutospacing="0" w:after="0" w:afterAutospacing="0" w:line="360" w:lineRule="auto"/>
        <w:ind w:firstLineChars="200" w:firstLine="480"/>
        <w:textAlignment w:val="baseline"/>
        <w:rPr>
          <w:rFonts w:ascii="Times New Roman" w:eastAsiaTheme="minorEastAsia" w:hAnsi="Times New Roman" w:cs="Times New Roman"/>
        </w:rPr>
      </w:pPr>
      <w:r>
        <w:rPr>
          <w:rFonts w:ascii="Times New Roman" w:hAnsi="Times New Roman" w:cs="Times New Roman" w:hint="eastAsia"/>
        </w:rPr>
        <w:t>对设计理性知识的重用可以帮助设计人员在已有的相似产品设计基础上提高自身的设计速度和效率，避免重复的设计错误，并在一定程度上节约设计成本，使得设计的产品更加完善。本文的主要工作是对设计理性知识模型进行主脉络提取处理，通过对其中的重复设计过程进行约简，</w:t>
      </w:r>
      <w:r w:rsidRPr="00FA7A52">
        <w:rPr>
          <w:rFonts w:ascii="Times New Roman" w:eastAsiaTheme="minorEastAsia" w:hAnsi="Times New Roman" w:cs="Times New Roman"/>
        </w:rPr>
        <w:t>对设计理性模型适当抽象，抽取设计决策主脉络，使得整个设计理性模型变得更加清晰易懂，凸显核心设计思维逻辑</w:t>
      </w:r>
      <w:r>
        <w:rPr>
          <w:rFonts w:ascii="Times New Roman" w:eastAsiaTheme="minorEastAsia" w:hAnsi="Times New Roman" w:cs="Times New Roman" w:hint="eastAsia"/>
        </w:rPr>
        <w:t>，更好地支持</w:t>
      </w:r>
      <w:r w:rsidR="00F37815">
        <w:rPr>
          <w:rFonts w:ascii="Times New Roman" w:eastAsiaTheme="minorEastAsia" w:hAnsi="Times New Roman" w:cs="Times New Roman" w:hint="eastAsia"/>
        </w:rPr>
        <w:t>设计人员对</w:t>
      </w:r>
      <w:r>
        <w:rPr>
          <w:rFonts w:ascii="Times New Roman" w:eastAsiaTheme="minorEastAsia" w:hAnsi="Times New Roman" w:cs="Times New Roman" w:hint="eastAsia"/>
        </w:rPr>
        <w:t>设计理性知识的重用</w:t>
      </w:r>
      <w:r w:rsidRPr="00FA7A52">
        <w:rPr>
          <w:rFonts w:ascii="Times New Roman" w:eastAsiaTheme="minorEastAsia" w:hAnsi="Times New Roman" w:cs="Times New Roman"/>
        </w:rPr>
        <w:t>。</w:t>
      </w:r>
    </w:p>
    <w:p w:rsidR="00447C62" w:rsidRDefault="00447C62" w:rsidP="00447C62">
      <w:pPr>
        <w:pStyle w:val="a5"/>
        <w:spacing w:before="0" w:beforeAutospacing="0" w:after="0" w:afterAutospacing="0" w:line="360" w:lineRule="auto"/>
        <w:ind w:firstLineChars="200" w:firstLine="480"/>
        <w:textAlignment w:val="baseline"/>
        <w:rPr>
          <w:rFonts w:ascii="Times New Roman" w:eastAsiaTheme="minorEastAsia" w:hAnsi="Times New Roman" w:cs="Times New Roman"/>
        </w:rPr>
      </w:pPr>
      <w:r>
        <w:rPr>
          <w:rFonts w:ascii="Times New Roman" w:eastAsiaTheme="minorEastAsia" w:hAnsi="Times New Roman" w:cs="Times New Roman" w:hint="eastAsia"/>
        </w:rPr>
        <w:t>本文主要完成了以下工作：</w:t>
      </w:r>
    </w:p>
    <w:p w:rsidR="00447C62" w:rsidRDefault="00150D69" w:rsidP="00150D69">
      <w:pPr>
        <w:pStyle w:val="a5"/>
        <w:numPr>
          <w:ilvl w:val="0"/>
          <w:numId w:val="37"/>
        </w:numPr>
        <w:spacing w:before="0" w:beforeAutospacing="0" w:after="0" w:afterAutospacing="0" w:line="360" w:lineRule="auto"/>
        <w:textAlignment w:val="baseline"/>
        <w:rPr>
          <w:rFonts w:ascii="Times New Roman" w:eastAsiaTheme="minorEastAsia" w:hAnsi="Times New Roman" w:cs="Times New Roman"/>
        </w:rPr>
      </w:pPr>
      <w:r>
        <w:rPr>
          <w:rFonts w:ascii="Times New Roman" w:eastAsiaTheme="minorEastAsia" w:hAnsi="Times New Roman" w:cs="Times New Roman" w:hint="eastAsia"/>
        </w:rPr>
        <w:t>构建了半盒件模具设计的设计理性知识模型及其</w:t>
      </w:r>
      <w:r>
        <w:rPr>
          <w:rFonts w:ascii="Times New Roman" w:eastAsiaTheme="minorEastAsia" w:hAnsi="Times New Roman" w:cs="Times New Roman" w:hint="eastAsia"/>
        </w:rPr>
        <w:t>XML</w:t>
      </w:r>
      <w:r>
        <w:rPr>
          <w:rFonts w:ascii="Times New Roman" w:eastAsiaTheme="minorEastAsia" w:hAnsi="Times New Roman" w:cs="Times New Roman" w:hint="eastAsia"/>
        </w:rPr>
        <w:t>文件。</w:t>
      </w:r>
    </w:p>
    <w:p w:rsidR="00150D69" w:rsidRDefault="00150D69" w:rsidP="00150D69">
      <w:pPr>
        <w:pStyle w:val="a5"/>
        <w:numPr>
          <w:ilvl w:val="0"/>
          <w:numId w:val="37"/>
        </w:numPr>
        <w:spacing w:before="0" w:beforeAutospacing="0" w:after="0" w:afterAutospacing="0" w:line="360" w:lineRule="auto"/>
        <w:textAlignment w:val="baseline"/>
        <w:rPr>
          <w:rFonts w:ascii="Times New Roman" w:eastAsiaTheme="minorEastAsia" w:hAnsi="Times New Roman" w:cs="Times New Roman"/>
        </w:rPr>
      </w:pPr>
      <w:r>
        <w:rPr>
          <w:rFonts w:ascii="Times New Roman" w:eastAsiaTheme="minorEastAsia" w:hAnsi="Times New Roman" w:cs="Times New Roman" w:hint="eastAsia"/>
        </w:rPr>
        <w:t>根据</w:t>
      </w:r>
      <w:r w:rsidR="00F37815">
        <w:rPr>
          <w:rFonts w:ascii="Times New Roman" w:eastAsiaTheme="minorEastAsia" w:hAnsi="Times New Roman" w:cs="Times New Roman" w:hint="eastAsia"/>
        </w:rPr>
        <w:t>毕业</w:t>
      </w:r>
      <w:r>
        <w:rPr>
          <w:rFonts w:ascii="Times New Roman" w:eastAsiaTheme="minorEastAsia" w:hAnsi="Times New Roman" w:cs="Times New Roman" w:hint="eastAsia"/>
        </w:rPr>
        <w:t>设计过程中产生的</w:t>
      </w:r>
      <w:r w:rsidR="00F37815">
        <w:rPr>
          <w:rFonts w:ascii="Times New Roman" w:eastAsiaTheme="minorEastAsia" w:hAnsi="Times New Roman" w:cs="Times New Roman" w:hint="eastAsia"/>
        </w:rPr>
        <w:t>模型规范性检查的</w:t>
      </w:r>
      <w:r>
        <w:rPr>
          <w:rFonts w:ascii="Times New Roman" w:eastAsiaTheme="minorEastAsia" w:hAnsi="Times New Roman" w:cs="Times New Roman" w:hint="eastAsia"/>
        </w:rPr>
        <w:t>额外需求，设计了能够对设计理性知识模型进行规范性检查的算法，避免主脉络提取过程中出现差错。研究了已经提出的设计理性知识模型主脉络提取算法，将已有的设计理性知识模型进行主脉络提取操作。</w:t>
      </w:r>
    </w:p>
    <w:p w:rsidR="00150D69" w:rsidRDefault="00150D69" w:rsidP="00150D69">
      <w:pPr>
        <w:pStyle w:val="a5"/>
        <w:numPr>
          <w:ilvl w:val="0"/>
          <w:numId w:val="37"/>
        </w:numPr>
        <w:spacing w:before="0" w:beforeAutospacing="0" w:after="0" w:afterAutospacing="0" w:line="360" w:lineRule="auto"/>
        <w:textAlignment w:val="baseline"/>
        <w:rPr>
          <w:rFonts w:ascii="Times New Roman" w:eastAsiaTheme="minorEastAsia" w:hAnsi="Times New Roman" w:cs="Times New Roman"/>
        </w:rPr>
      </w:pPr>
      <w:r>
        <w:rPr>
          <w:rFonts w:ascii="Times New Roman" w:eastAsiaTheme="minorEastAsia" w:hAnsi="Times New Roman" w:cs="Times New Roman" w:hint="eastAsia"/>
        </w:rPr>
        <w:t>用</w:t>
      </w:r>
      <w:r>
        <w:rPr>
          <w:rFonts w:ascii="Times New Roman" w:eastAsiaTheme="minorEastAsia" w:hAnsi="Times New Roman" w:cs="Times New Roman" w:hint="eastAsia"/>
        </w:rPr>
        <w:t>Java</w:t>
      </w:r>
      <w:r>
        <w:rPr>
          <w:rFonts w:ascii="Times New Roman" w:eastAsiaTheme="minorEastAsia" w:hAnsi="Times New Roman" w:cs="Times New Roman" w:hint="eastAsia"/>
        </w:rPr>
        <w:t>语言及其</w:t>
      </w:r>
      <w:r w:rsidRPr="00FA7A52">
        <w:rPr>
          <w:rFonts w:ascii="Times New Roman" w:eastAsiaTheme="minorEastAsia" w:hAnsi="Times New Roman" w:cs="Times New Roman"/>
        </w:rPr>
        <w:t>类库</w:t>
      </w:r>
      <w:r w:rsidRPr="00FA7A52">
        <w:rPr>
          <w:rFonts w:ascii="Times New Roman" w:eastAsiaTheme="minorEastAsia" w:hAnsi="Times New Roman" w:cs="Times New Roman"/>
        </w:rPr>
        <w:t xml:space="preserve">W3C DOM </w:t>
      </w:r>
      <w:r w:rsidRPr="00FA7A52">
        <w:rPr>
          <w:rFonts w:ascii="Times New Roman" w:eastAsiaTheme="minorEastAsia" w:hAnsi="Times New Roman" w:cs="Times New Roman"/>
        </w:rPr>
        <w:t>、</w:t>
      </w:r>
      <w:r w:rsidRPr="00FA7A52">
        <w:rPr>
          <w:rFonts w:ascii="Times New Roman" w:eastAsiaTheme="minorEastAsia" w:hAnsi="Times New Roman" w:cs="Times New Roman"/>
        </w:rPr>
        <w:t xml:space="preserve">J2SE XML </w:t>
      </w:r>
      <w:r w:rsidRPr="00FA7A52">
        <w:rPr>
          <w:rFonts w:ascii="Times New Roman" w:eastAsiaTheme="minorEastAsia" w:hAnsi="Times New Roman" w:cs="Times New Roman"/>
        </w:rPr>
        <w:t>、</w:t>
      </w:r>
      <w:r w:rsidRPr="00FA7A52">
        <w:rPr>
          <w:rFonts w:ascii="Times New Roman" w:eastAsiaTheme="minorEastAsia" w:hAnsi="Times New Roman" w:cs="Times New Roman"/>
        </w:rPr>
        <w:t>J2SE SAX</w:t>
      </w:r>
      <w:r>
        <w:rPr>
          <w:rFonts w:ascii="Times New Roman" w:eastAsiaTheme="minorEastAsia" w:hAnsi="Times New Roman" w:cs="Times New Roman" w:hint="eastAsia"/>
        </w:rPr>
        <w:t>实现了（</w:t>
      </w:r>
      <w:r>
        <w:rPr>
          <w:rFonts w:ascii="Times New Roman" w:eastAsiaTheme="minorEastAsia" w:hAnsi="Times New Roman" w:cs="Times New Roman" w:hint="eastAsia"/>
        </w:rPr>
        <w:t>2</w:t>
      </w:r>
      <w:r>
        <w:rPr>
          <w:rFonts w:ascii="Times New Roman" w:eastAsiaTheme="minorEastAsia" w:hAnsi="Times New Roman" w:cs="Times New Roman" w:hint="eastAsia"/>
        </w:rPr>
        <w:t>）中的算法。</w:t>
      </w:r>
    </w:p>
    <w:p w:rsidR="00150D69" w:rsidRPr="00150D69" w:rsidRDefault="00150D69" w:rsidP="00150D69">
      <w:pPr>
        <w:pStyle w:val="a5"/>
        <w:numPr>
          <w:ilvl w:val="0"/>
          <w:numId w:val="37"/>
        </w:numPr>
        <w:spacing w:before="0" w:beforeAutospacing="0" w:after="0" w:afterAutospacing="0" w:line="360" w:lineRule="auto"/>
        <w:textAlignment w:val="baseline"/>
        <w:rPr>
          <w:rFonts w:ascii="Times New Roman" w:eastAsiaTheme="minorEastAsia" w:hAnsi="Times New Roman" w:cs="Times New Roman"/>
        </w:rPr>
      </w:pPr>
      <w:r>
        <w:rPr>
          <w:rFonts w:ascii="Times New Roman" w:eastAsiaTheme="minorEastAsia" w:hAnsi="Times New Roman" w:cs="Times New Roman" w:hint="eastAsia"/>
        </w:rPr>
        <w:t>用构建好的模型对已实现的算法进行有效性验证，证明了该算法能够实现预期功能。</w:t>
      </w:r>
    </w:p>
    <w:p w:rsidR="00A51289" w:rsidRDefault="00150D69"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在未来的研究中，本文中涉及的算法还可以进行进一步优化，使其可以更人性化地进行人机交互。</w:t>
      </w: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Pr="00150D69" w:rsidRDefault="00150D69" w:rsidP="00FA7A52">
      <w:pPr>
        <w:spacing w:line="360" w:lineRule="auto"/>
        <w:ind w:firstLineChars="200" w:firstLine="480"/>
        <w:rPr>
          <w:rFonts w:ascii="Times New Roman" w:hAnsi="Times New Roman" w:cs="Times New Roman"/>
          <w:sz w:val="24"/>
          <w:szCs w:val="24"/>
        </w:rPr>
      </w:pPr>
    </w:p>
    <w:p w:rsidR="00A51289" w:rsidRPr="00FA7A52" w:rsidRDefault="007C21DB" w:rsidP="00FA7A52">
      <w:pPr>
        <w:pStyle w:val="ZR0"/>
        <w:numPr>
          <w:ilvl w:val="0"/>
          <w:numId w:val="0"/>
        </w:numPr>
        <w:spacing w:line="360" w:lineRule="auto"/>
        <w:ind w:left="425"/>
        <w:rPr>
          <w:rFonts w:ascii="Times New Roman" w:hAnsi="Times New Roman" w:cs="Times New Roman"/>
        </w:rPr>
      </w:pPr>
      <w:bookmarkStart w:id="646" w:name="_Toc420936286"/>
      <w:r w:rsidRPr="00FA7A52">
        <w:rPr>
          <w:rFonts w:ascii="Times New Roman" w:hAnsi="Times New Roman" w:cs="Times New Roman"/>
        </w:rPr>
        <w:t>致谢</w:t>
      </w:r>
      <w:bookmarkEnd w:id="646"/>
    </w:p>
    <w:p w:rsidR="00A51289" w:rsidRPr="00FA7A52" w:rsidRDefault="00A51289"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此时此刻坐在电脑前</w:t>
      </w:r>
      <w:r w:rsidR="009657A3" w:rsidRPr="00FA7A52">
        <w:rPr>
          <w:rFonts w:ascii="Times New Roman" w:hAnsi="Times New Roman" w:cs="Times New Roman"/>
          <w:sz w:val="24"/>
          <w:szCs w:val="24"/>
        </w:rPr>
        <w:t>编写着我的毕业论文</w:t>
      </w:r>
      <w:r w:rsidRPr="00FA7A52">
        <w:rPr>
          <w:rFonts w:ascii="Times New Roman" w:hAnsi="Times New Roman" w:cs="Times New Roman"/>
          <w:sz w:val="24"/>
          <w:szCs w:val="24"/>
        </w:rPr>
        <w:t>，</w:t>
      </w:r>
      <w:r w:rsidR="009657A3" w:rsidRPr="00FA7A52">
        <w:rPr>
          <w:rFonts w:ascii="Times New Roman" w:hAnsi="Times New Roman" w:cs="Times New Roman"/>
          <w:sz w:val="24"/>
          <w:szCs w:val="24"/>
        </w:rPr>
        <w:t>思绪万分。毕业设计即将结束，而我校园生活的最后时光</w:t>
      </w:r>
      <w:r w:rsidR="009657A3" w:rsidRPr="00FA7A52">
        <w:rPr>
          <w:rFonts w:ascii="Times New Roman" w:hAnsi="Times New Roman" w:cs="Times New Roman"/>
          <w:sz w:val="24"/>
          <w:szCs w:val="24"/>
        </w:rPr>
        <w:t>——</w:t>
      </w:r>
      <w:r w:rsidR="009657A3" w:rsidRPr="00FA7A52">
        <w:rPr>
          <w:rFonts w:ascii="Times New Roman" w:hAnsi="Times New Roman" w:cs="Times New Roman"/>
          <w:sz w:val="24"/>
          <w:szCs w:val="24"/>
        </w:rPr>
        <w:t>大学四年的青春历程也行将谢幕。回想这四年的生活、经历，说长不长说短不短，它承载了我</w:t>
      </w:r>
      <w:r w:rsidR="0011180A" w:rsidRPr="00FA7A52">
        <w:rPr>
          <w:rFonts w:ascii="Times New Roman" w:hAnsi="Times New Roman" w:cs="Times New Roman"/>
          <w:sz w:val="24"/>
          <w:szCs w:val="24"/>
        </w:rPr>
        <w:t>初</w:t>
      </w:r>
      <w:r w:rsidR="009657A3" w:rsidRPr="00FA7A52">
        <w:rPr>
          <w:rFonts w:ascii="Times New Roman" w:hAnsi="Times New Roman" w:cs="Times New Roman"/>
          <w:sz w:val="24"/>
          <w:szCs w:val="24"/>
        </w:rPr>
        <w:t>高中时代对美好大学生活的向往</w:t>
      </w:r>
      <w:r w:rsidR="0011180A" w:rsidRPr="00FA7A52">
        <w:rPr>
          <w:rFonts w:ascii="Times New Roman" w:hAnsi="Times New Roman" w:cs="Times New Roman"/>
          <w:sz w:val="24"/>
          <w:szCs w:val="24"/>
        </w:rPr>
        <w:t>，它也是让我成长最快变化最大的一段人生旅程，是我一生都会铭记的时光。</w:t>
      </w:r>
    </w:p>
    <w:p w:rsidR="0011180A" w:rsidRPr="00FA7A52" w:rsidRDefault="0011180A"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这四年，我从一个懵懂无知的高中学生蜕变成一个成熟稳重的成年人，这四年让我认识到现实竞争的残酷也让我懂得了同窗情谊的难得，让我明白什么是正确的言辞行为，也让我深刻体会到要对自己负责要对家庭负责要对支持我帮助过我的良师益友负责，这是一个男人最重要的品质，感谢这四年的生活让我学会这一切。</w:t>
      </w:r>
    </w:p>
    <w:p w:rsidR="0011180A" w:rsidRPr="00FA7A52" w:rsidRDefault="0011180A"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首先要感谢的是对我要求严苛一丝不苟的毕业设计指导教师刘继红教授，刘老师的治学严谨让我印象深刻，每一次检查毕业设计进度和完成情况，刘继红老师都会认真审阅我的成果，并提出很多</w:t>
      </w:r>
      <w:r w:rsidR="00620D4A" w:rsidRPr="00FA7A52">
        <w:rPr>
          <w:rFonts w:ascii="Times New Roman" w:hAnsi="Times New Roman" w:cs="Times New Roman"/>
          <w:sz w:val="24"/>
          <w:szCs w:val="24"/>
        </w:rPr>
        <w:t>建设性的意见建议，尤其是在检查我文献翻译的时候，逐字逐句地给我纠正翻译不准确的语句、词汇，给我举例示范，让我对待毕设的态度一直很认</w:t>
      </w:r>
      <w:r w:rsidR="000C45E9" w:rsidRPr="00FA7A52">
        <w:rPr>
          <w:rFonts w:ascii="Times New Roman" w:hAnsi="Times New Roman" w:cs="Times New Roman"/>
          <w:sz w:val="24"/>
          <w:szCs w:val="24"/>
        </w:rPr>
        <w:t>真，不敢有马虎大意的时候。刘老师学识渊博，还经常会在我的毕业设计进程中提出很多不一样的理解和看法，让我对自己的课题有更加深刻、透彻和独特的理解。</w:t>
      </w:r>
    </w:p>
    <w:p w:rsidR="000C45E9" w:rsidRPr="00FA7A52" w:rsidRDefault="000C45E9"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我还要感谢周建慧学长，学长在我整个毕业设计过程中一直在组织我们的进度检查，事物通知，督促我的毕设进度，开题展示和中期答辩的时候还帮助我修改幻灯片，正是学长一直严格的要求和不断的催促，</w:t>
      </w:r>
      <w:r w:rsidR="00AE72AD">
        <w:rPr>
          <w:rFonts w:ascii="Times New Roman" w:hAnsi="Times New Roman" w:cs="Times New Roman" w:hint="eastAsia"/>
          <w:sz w:val="24"/>
          <w:szCs w:val="24"/>
        </w:rPr>
        <w:t>帮助</w:t>
      </w:r>
      <w:r w:rsidRPr="00FA7A52">
        <w:rPr>
          <w:rFonts w:ascii="Times New Roman" w:hAnsi="Times New Roman" w:cs="Times New Roman"/>
          <w:sz w:val="24"/>
          <w:szCs w:val="24"/>
        </w:rPr>
        <w:t>我</w:t>
      </w:r>
      <w:r w:rsidR="00AE72AD">
        <w:rPr>
          <w:rFonts w:ascii="Times New Roman" w:hAnsi="Times New Roman" w:cs="Times New Roman" w:hint="eastAsia"/>
          <w:sz w:val="24"/>
          <w:szCs w:val="24"/>
        </w:rPr>
        <w:t>顺利</w:t>
      </w:r>
      <w:r w:rsidR="00A84F65" w:rsidRPr="00FA7A52">
        <w:rPr>
          <w:rFonts w:ascii="Times New Roman" w:hAnsi="Times New Roman" w:cs="Times New Roman"/>
          <w:sz w:val="24"/>
          <w:szCs w:val="24"/>
        </w:rPr>
        <w:t>完成毕业设计。感谢姜浩博士</w:t>
      </w:r>
      <w:r w:rsidRPr="00FA7A52">
        <w:rPr>
          <w:rFonts w:ascii="Times New Roman" w:hAnsi="Times New Roman" w:cs="Times New Roman"/>
          <w:sz w:val="24"/>
          <w:szCs w:val="24"/>
        </w:rPr>
        <w:t>，姜浩学长在课题内容的研究方案和技术上给了我很大的支持和帮助，</w:t>
      </w:r>
      <w:r w:rsidR="00A84F65" w:rsidRPr="00FA7A52">
        <w:rPr>
          <w:rFonts w:ascii="Times New Roman" w:hAnsi="Times New Roman" w:cs="Times New Roman"/>
          <w:sz w:val="24"/>
          <w:szCs w:val="24"/>
        </w:rPr>
        <w:t>对于我，一个只在大一的时候学过</w:t>
      </w:r>
      <w:r w:rsidR="00A84F65" w:rsidRPr="00FA7A52">
        <w:rPr>
          <w:rFonts w:ascii="Times New Roman" w:hAnsi="Times New Roman" w:cs="Times New Roman"/>
          <w:sz w:val="24"/>
          <w:szCs w:val="24"/>
        </w:rPr>
        <w:t>c</w:t>
      </w:r>
      <w:r w:rsidR="00A84F65" w:rsidRPr="00FA7A52">
        <w:rPr>
          <w:rFonts w:ascii="Times New Roman" w:hAnsi="Times New Roman" w:cs="Times New Roman"/>
          <w:sz w:val="24"/>
          <w:szCs w:val="24"/>
        </w:rPr>
        <w:t>语言，对于编程方面并不十分熟悉更不要说精通的人来说，学长每次的经验传授和问题讲解都让我收获颇丰，让我一步步完成了我的毕业设计，虽然过程</w:t>
      </w:r>
      <w:r w:rsidR="00AE72AD">
        <w:rPr>
          <w:rFonts w:ascii="Times New Roman" w:hAnsi="Times New Roman" w:cs="Times New Roman" w:hint="eastAsia"/>
          <w:sz w:val="24"/>
          <w:szCs w:val="24"/>
        </w:rPr>
        <w:t>很曲折</w:t>
      </w:r>
      <w:r w:rsidR="00AE72AD">
        <w:rPr>
          <w:rFonts w:ascii="Times New Roman" w:hAnsi="Times New Roman" w:cs="Times New Roman"/>
          <w:sz w:val="24"/>
          <w:szCs w:val="24"/>
        </w:rPr>
        <w:t>，但</w:t>
      </w:r>
      <w:r w:rsidR="00AE72AD">
        <w:rPr>
          <w:rFonts w:ascii="Times New Roman" w:hAnsi="Times New Roman" w:cs="Times New Roman" w:hint="eastAsia"/>
          <w:sz w:val="24"/>
          <w:szCs w:val="24"/>
        </w:rPr>
        <w:t>有了</w:t>
      </w:r>
      <w:r w:rsidR="00AE72AD">
        <w:rPr>
          <w:rFonts w:ascii="Times New Roman" w:hAnsi="Times New Roman" w:cs="Times New Roman"/>
          <w:sz w:val="24"/>
          <w:szCs w:val="24"/>
        </w:rPr>
        <w:t>学长的帮助</w:t>
      </w:r>
      <w:r w:rsidR="00AE72AD">
        <w:rPr>
          <w:rFonts w:ascii="Times New Roman" w:hAnsi="Times New Roman" w:cs="Times New Roman" w:hint="eastAsia"/>
          <w:sz w:val="24"/>
          <w:szCs w:val="24"/>
        </w:rPr>
        <w:t>，结果还算圆满</w:t>
      </w:r>
      <w:r w:rsidR="00A84F65" w:rsidRPr="00FA7A52">
        <w:rPr>
          <w:rFonts w:ascii="Times New Roman" w:hAnsi="Times New Roman" w:cs="Times New Roman"/>
          <w:sz w:val="24"/>
          <w:szCs w:val="24"/>
        </w:rPr>
        <w:t>。</w:t>
      </w:r>
    </w:p>
    <w:p w:rsidR="00A84F65" w:rsidRPr="00FA7A52" w:rsidRDefault="00A84F65"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感谢这四年来和我一起风雨同舟的</w:t>
      </w:r>
      <w:r w:rsidRPr="00FA7A52">
        <w:rPr>
          <w:rFonts w:ascii="Times New Roman" w:hAnsi="Times New Roman" w:cs="Times New Roman"/>
          <w:sz w:val="24"/>
          <w:szCs w:val="24"/>
        </w:rPr>
        <w:t>110711</w:t>
      </w:r>
      <w:r w:rsidRPr="00FA7A52">
        <w:rPr>
          <w:rFonts w:ascii="Times New Roman" w:hAnsi="Times New Roman" w:cs="Times New Roman"/>
          <w:sz w:val="24"/>
          <w:szCs w:val="24"/>
        </w:rPr>
        <w:t>班的所有同学，我实实在在的兄弟们，我们这样一个全是男生的班级，是整个学院最团结集体。我们一起训练，一起自习，一起</w:t>
      </w:r>
      <w:r w:rsidR="001D289A" w:rsidRPr="00FA7A52">
        <w:rPr>
          <w:rFonts w:ascii="Times New Roman" w:hAnsi="Times New Roman" w:cs="Times New Roman"/>
          <w:sz w:val="24"/>
          <w:szCs w:val="24"/>
        </w:rPr>
        <w:t>哭一起笑，一起跌倒再相互搀扶着爬起来。无论是篮球赛还是足球赛，我们不管输赢都展现出了坚韧不拔的态度，无论饺子节还是毕业晚会的大</w:t>
      </w:r>
      <w:r w:rsidR="001D289A" w:rsidRPr="00FA7A52">
        <w:rPr>
          <w:rFonts w:ascii="Times New Roman" w:hAnsi="Times New Roman" w:cs="Times New Roman"/>
          <w:sz w:val="24"/>
          <w:szCs w:val="24"/>
        </w:rPr>
        <w:lastRenderedPageBreak/>
        <w:t>联欢，我们都积极参与</w:t>
      </w:r>
      <w:r w:rsidR="00F37815">
        <w:rPr>
          <w:rFonts w:ascii="Times New Roman" w:hAnsi="Times New Roman" w:cs="Times New Roman" w:hint="eastAsia"/>
          <w:sz w:val="24"/>
          <w:szCs w:val="24"/>
        </w:rPr>
        <w:t>，抓住机会</w:t>
      </w:r>
      <w:r w:rsidR="00F37815">
        <w:rPr>
          <w:rFonts w:ascii="Times New Roman" w:hAnsi="Times New Roman" w:cs="Times New Roman"/>
          <w:sz w:val="24"/>
          <w:szCs w:val="24"/>
        </w:rPr>
        <w:t>展现自己</w:t>
      </w:r>
      <w:r w:rsidR="00F37815">
        <w:rPr>
          <w:rFonts w:ascii="Times New Roman" w:hAnsi="Times New Roman" w:cs="Times New Roman" w:hint="eastAsia"/>
          <w:sz w:val="24"/>
          <w:szCs w:val="24"/>
        </w:rPr>
        <w:t>多才多艺的一面</w:t>
      </w:r>
      <w:r w:rsidR="001D289A" w:rsidRPr="00FA7A52">
        <w:rPr>
          <w:rFonts w:ascii="Times New Roman" w:hAnsi="Times New Roman" w:cs="Times New Roman"/>
          <w:sz w:val="24"/>
          <w:szCs w:val="24"/>
        </w:rPr>
        <w:t>。谢谢你们丰富了我的大学生活，因为有你们这样一群真心实意的兄弟，这个大学才能过的如此顺利和快乐。</w:t>
      </w:r>
    </w:p>
    <w:p w:rsidR="001D289A" w:rsidRPr="00FA7A52" w:rsidRDefault="001D289A"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感谢班主任张俐老师对对我们的谆谆教诲，是您如父母一般的无私奉献，对我们不管是做人还是做事方面不厌其烦的教导，让我们变得成熟稳重，识得大体。</w:t>
      </w:r>
    </w:p>
    <w:p w:rsidR="001D289A" w:rsidRPr="00FA7A52" w:rsidRDefault="001D289A"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感谢我们的辅导员范霁康和赵平，是你们伴随了我们机械学院</w:t>
      </w:r>
      <w:r w:rsidRPr="00FA7A52">
        <w:rPr>
          <w:rFonts w:ascii="Times New Roman" w:hAnsi="Times New Roman" w:cs="Times New Roman"/>
          <w:sz w:val="24"/>
          <w:szCs w:val="24"/>
        </w:rPr>
        <w:t>11</w:t>
      </w:r>
      <w:r w:rsidRPr="00FA7A52">
        <w:rPr>
          <w:rFonts w:ascii="Times New Roman" w:hAnsi="Times New Roman" w:cs="Times New Roman"/>
          <w:sz w:val="24"/>
          <w:szCs w:val="24"/>
        </w:rPr>
        <w:t>级四年，你们每一次</w:t>
      </w:r>
      <w:r w:rsidR="00623E0D" w:rsidRPr="00FA7A52">
        <w:rPr>
          <w:rFonts w:ascii="Times New Roman" w:hAnsi="Times New Roman" w:cs="Times New Roman"/>
          <w:sz w:val="24"/>
          <w:szCs w:val="24"/>
        </w:rPr>
        <w:t>思想上的</w:t>
      </w:r>
      <w:r w:rsidRPr="00FA7A52">
        <w:rPr>
          <w:rFonts w:ascii="Times New Roman" w:hAnsi="Times New Roman" w:cs="Times New Roman"/>
          <w:sz w:val="24"/>
          <w:szCs w:val="24"/>
        </w:rPr>
        <w:t>的教导和</w:t>
      </w:r>
      <w:r w:rsidR="00623E0D" w:rsidRPr="00FA7A52">
        <w:rPr>
          <w:rFonts w:ascii="Times New Roman" w:hAnsi="Times New Roman" w:cs="Times New Roman"/>
          <w:sz w:val="24"/>
          <w:szCs w:val="24"/>
        </w:rPr>
        <w:t>生活上的帮助，让我们更好的融入大学生活，更</w:t>
      </w:r>
      <w:r w:rsidR="00F37815">
        <w:rPr>
          <w:rFonts w:ascii="Times New Roman" w:hAnsi="Times New Roman" w:cs="Times New Roman" w:hint="eastAsia"/>
          <w:sz w:val="24"/>
          <w:szCs w:val="24"/>
        </w:rPr>
        <w:t>重要的是</w:t>
      </w:r>
      <w:r w:rsidR="00F37815">
        <w:rPr>
          <w:rFonts w:ascii="Times New Roman" w:hAnsi="Times New Roman" w:cs="Times New Roman"/>
          <w:sz w:val="24"/>
          <w:szCs w:val="24"/>
        </w:rPr>
        <w:t>让我们</w:t>
      </w:r>
      <w:r w:rsidR="00623E0D" w:rsidRPr="00FA7A52">
        <w:rPr>
          <w:rFonts w:ascii="Times New Roman" w:hAnsi="Times New Roman" w:cs="Times New Roman"/>
          <w:sz w:val="24"/>
          <w:szCs w:val="24"/>
        </w:rPr>
        <w:t>在充满了</w:t>
      </w:r>
      <w:r w:rsidR="00F37815">
        <w:rPr>
          <w:rFonts w:ascii="Times New Roman" w:hAnsi="Times New Roman" w:cs="Times New Roman" w:hint="eastAsia"/>
          <w:sz w:val="24"/>
          <w:szCs w:val="24"/>
        </w:rPr>
        <w:t>各种</w:t>
      </w:r>
      <w:r w:rsidR="00623E0D" w:rsidRPr="00FA7A52">
        <w:rPr>
          <w:rFonts w:ascii="Times New Roman" w:hAnsi="Times New Roman" w:cs="Times New Roman"/>
          <w:sz w:val="24"/>
          <w:szCs w:val="24"/>
        </w:rPr>
        <w:t>诱惑的大学生活中</w:t>
      </w:r>
      <w:r w:rsidR="00F37815">
        <w:rPr>
          <w:rFonts w:ascii="Times New Roman" w:hAnsi="Times New Roman" w:cs="Times New Roman" w:hint="eastAsia"/>
          <w:sz w:val="24"/>
          <w:szCs w:val="24"/>
        </w:rPr>
        <w:t>没有</w:t>
      </w:r>
      <w:r w:rsidR="00623E0D" w:rsidRPr="00FA7A52">
        <w:rPr>
          <w:rFonts w:ascii="Times New Roman" w:hAnsi="Times New Roman" w:cs="Times New Roman"/>
          <w:sz w:val="24"/>
          <w:szCs w:val="24"/>
        </w:rPr>
        <w:t>迷失自己。</w:t>
      </w:r>
    </w:p>
    <w:p w:rsidR="00623E0D" w:rsidRPr="00FA7A52" w:rsidRDefault="00623E0D"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感谢我的父母，是你们给了我一个平凡而温馨的家庭，让我接受良好的教育，也给我物质生活的供给，你们的养育造就了最好的我。</w:t>
      </w:r>
    </w:p>
    <w:p w:rsidR="00623E0D" w:rsidRPr="00FA7A52" w:rsidRDefault="00F37815" w:rsidP="00FA7A52">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最后</w:t>
      </w:r>
      <w:r>
        <w:rPr>
          <w:rFonts w:ascii="Times New Roman" w:hAnsi="Times New Roman" w:cs="Times New Roman" w:hint="eastAsia"/>
          <w:sz w:val="24"/>
          <w:szCs w:val="24"/>
        </w:rPr>
        <w:t>，</w:t>
      </w:r>
      <w:r w:rsidR="00623E0D" w:rsidRPr="00FA7A52">
        <w:rPr>
          <w:rFonts w:ascii="Times New Roman" w:hAnsi="Times New Roman" w:cs="Times New Roman"/>
          <w:sz w:val="24"/>
          <w:szCs w:val="24"/>
        </w:rPr>
        <w:t>感谢我的</w:t>
      </w:r>
      <w:r>
        <w:rPr>
          <w:rFonts w:ascii="Times New Roman" w:hAnsi="Times New Roman" w:cs="Times New Roman" w:hint="eastAsia"/>
          <w:sz w:val="24"/>
          <w:szCs w:val="24"/>
        </w:rPr>
        <w:t>培育我的</w:t>
      </w:r>
      <w:r w:rsidR="00623E0D" w:rsidRPr="00FA7A52">
        <w:rPr>
          <w:rFonts w:ascii="Times New Roman" w:hAnsi="Times New Roman" w:cs="Times New Roman"/>
          <w:sz w:val="24"/>
          <w:szCs w:val="24"/>
        </w:rPr>
        <w:t>母校北京航空航天大学，正是这样一所治学严谨，学习氛围浓厚的名牌大学，让我接受到国内最优秀的教育，让我享受到一流的学习、生活环境，让我幸福地度过大学生涯。</w:t>
      </w:r>
    </w:p>
    <w:p w:rsidR="00623E0D" w:rsidRDefault="00623E0D"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感谢的话太多，只好藏在心底。大学即将结束，珍惜最后的时光</w:t>
      </w:r>
      <w:r w:rsidRPr="00FA7A52">
        <w:rPr>
          <w:rFonts w:ascii="Times New Roman" w:hAnsi="Times New Roman" w:cs="Times New Roman"/>
          <w:sz w:val="24"/>
          <w:szCs w:val="24"/>
        </w:rPr>
        <w:t>!</w:t>
      </w: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Pr="00FA7A52" w:rsidRDefault="00150D69" w:rsidP="00FA7A52">
      <w:pPr>
        <w:widowControl/>
        <w:spacing w:line="360" w:lineRule="auto"/>
        <w:ind w:firstLineChars="200" w:firstLine="480"/>
        <w:jc w:val="left"/>
        <w:rPr>
          <w:rFonts w:ascii="Times New Roman" w:hAnsi="Times New Roman" w:cs="Times New Roman"/>
          <w:sz w:val="24"/>
          <w:szCs w:val="24"/>
        </w:rPr>
      </w:pPr>
    </w:p>
    <w:p w:rsidR="007C21DB" w:rsidRPr="00FA7A52" w:rsidRDefault="007C21DB" w:rsidP="00FA7A52">
      <w:pPr>
        <w:pStyle w:val="ZR0"/>
        <w:numPr>
          <w:ilvl w:val="0"/>
          <w:numId w:val="0"/>
        </w:numPr>
        <w:spacing w:line="360" w:lineRule="auto"/>
        <w:ind w:left="425"/>
        <w:rPr>
          <w:rFonts w:ascii="Times New Roman" w:hAnsi="Times New Roman" w:cs="Times New Roman"/>
        </w:rPr>
      </w:pPr>
      <w:bookmarkStart w:id="647" w:name="_Toc420936287"/>
      <w:r w:rsidRPr="00FA7A52">
        <w:rPr>
          <w:rFonts w:ascii="Times New Roman" w:hAnsi="Times New Roman" w:cs="Times New Roman"/>
        </w:rPr>
        <w:lastRenderedPageBreak/>
        <w:t>参考文献</w:t>
      </w:r>
      <w:bookmarkEnd w:id="647"/>
    </w:p>
    <w:sectPr w:rsidR="007C21DB" w:rsidRPr="00FA7A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9B4" w:rsidRDefault="00A829B4" w:rsidP="002E761E">
      <w:r>
        <w:separator/>
      </w:r>
    </w:p>
  </w:endnote>
  <w:endnote w:type="continuationSeparator" w:id="0">
    <w:p w:rsidR="00A829B4" w:rsidRDefault="00A829B4" w:rsidP="002E7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9B4" w:rsidRDefault="00A829B4" w:rsidP="002E761E">
      <w:r>
        <w:separator/>
      </w:r>
    </w:p>
  </w:footnote>
  <w:footnote w:type="continuationSeparator" w:id="0">
    <w:p w:rsidR="00A829B4" w:rsidRDefault="00A829B4" w:rsidP="002E76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7F7F"/>
    <w:multiLevelType w:val="hybridMultilevel"/>
    <w:tmpl w:val="7450C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39415B"/>
    <w:multiLevelType w:val="hybridMultilevel"/>
    <w:tmpl w:val="E34A521C"/>
    <w:lvl w:ilvl="0" w:tplc="717887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322A05"/>
    <w:multiLevelType w:val="hybridMultilevel"/>
    <w:tmpl w:val="1688B4AE"/>
    <w:lvl w:ilvl="0" w:tplc="330CA9A2">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nsid w:val="083D3044"/>
    <w:multiLevelType w:val="multilevel"/>
    <w:tmpl w:val="CCE8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C058DA"/>
    <w:multiLevelType w:val="multilevel"/>
    <w:tmpl w:val="A3D0CF0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9424D99"/>
    <w:multiLevelType w:val="hybridMultilevel"/>
    <w:tmpl w:val="06D0BC86"/>
    <w:lvl w:ilvl="0" w:tplc="B8AC0EB8">
      <w:start w:val="1"/>
      <w:numFmt w:val="decimal"/>
      <w:lvlText w:val="%1．"/>
      <w:lvlJc w:val="left"/>
      <w:pPr>
        <w:ind w:left="840" w:hanging="360"/>
      </w:pPr>
      <w:rPr>
        <w:rFonts w:asciiTheme="minorEastAsia" w:hAnsiTheme="minorEastAsia"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C59535E"/>
    <w:multiLevelType w:val="multilevel"/>
    <w:tmpl w:val="9CEA58C8"/>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24C2B3D"/>
    <w:multiLevelType w:val="hybridMultilevel"/>
    <w:tmpl w:val="7450C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543EA7"/>
    <w:multiLevelType w:val="hybridMultilevel"/>
    <w:tmpl w:val="DEE0E53C"/>
    <w:lvl w:ilvl="0" w:tplc="452E567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6526A0A"/>
    <w:multiLevelType w:val="multilevel"/>
    <w:tmpl w:val="8FF2A1E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19F1676B"/>
    <w:multiLevelType w:val="hybridMultilevel"/>
    <w:tmpl w:val="9D762EA8"/>
    <w:lvl w:ilvl="0" w:tplc="4A4C9C6E">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4D0E73"/>
    <w:multiLevelType w:val="hybridMultilevel"/>
    <w:tmpl w:val="F4BC7EE6"/>
    <w:lvl w:ilvl="0" w:tplc="1C60DD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2FC61F1"/>
    <w:multiLevelType w:val="hybridMultilevel"/>
    <w:tmpl w:val="96FE049C"/>
    <w:lvl w:ilvl="0" w:tplc="D7AA4B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98A52B5"/>
    <w:multiLevelType w:val="multilevel"/>
    <w:tmpl w:val="6826D1B4"/>
    <w:lvl w:ilvl="0">
      <w:start w:val="1"/>
      <w:numFmt w:val="decimal"/>
      <w:pStyle w:val="ZR"/>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2A692E86"/>
    <w:multiLevelType w:val="hybridMultilevel"/>
    <w:tmpl w:val="69182CE0"/>
    <w:lvl w:ilvl="0" w:tplc="57886E7E">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0D418A"/>
    <w:multiLevelType w:val="hybridMultilevel"/>
    <w:tmpl w:val="372273D4"/>
    <w:lvl w:ilvl="0" w:tplc="8834AE1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B691EF8"/>
    <w:multiLevelType w:val="hybridMultilevel"/>
    <w:tmpl w:val="464E6E2A"/>
    <w:lvl w:ilvl="0" w:tplc="F4BC63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43E7F11"/>
    <w:multiLevelType w:val="hybridMultilevel"/>
    <w:tmpl w:val="EFF08C76"/>
    <w:lvl w:ilvl="0" w:tplc="7D64F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6AF1C56"/>
    <w:multiLevelType w:val="hybridMultilevel"/>
    <w:tmpl w:val="8BA6CACE"/>
    <w:lvl w:ilvl="0" w:tplc="BC12B8BA">
      <w:start w:val="8"/>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BF5A3E"/>
    <w:multiLevelType w:val="hybridMultilevel"/>
    <w:tmpl w:val="47D6429E"/>
    <w:lvl w:ilvl="0" w:tplc="EDA685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004A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BBD6268"/>
    <w:multiLevelType w:val="multilevel"/>
    <w:tmpl w:val="E78A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0B14C1"/>
    <w:multiLevelType w:val="hybridMultilevel"/>
    <w:tmpl w:val="C7825754"/>
    <w:lvl w:ilvl="0" w:tplc="EB2A49DA">
      <w:start w:val="1"/>
      <w:numFmt w:val="decimal"/>
      <w:lvlText w:val="（%1）"/>
      <w:lvlJc w:val="left"/>
      <w:pPr>
        <w:ind w:left="1625" w:hanging="720"/>
      </w:pPr>
      <w:rPr>
        <w:rFonts w:hint="default"/>
      </w:rPr>
    </w:lvl>
    <w:lvl w:ilvl="1" w:tplc="04090019" w:tentative="1">
      <w:start w:val="1"/>
      <w:numFmt w:val="lowerLetter"/>
      <w:lvlText w:val="%2)"/>
      <w:lvlJc w:val="left"/>
      <w:pPr>
        <w:ind w:left="1745" w:hanging="420"/>
      </w:pPr>
    </w:lvl>
    <w:lvl w:ilvl="2" w:tplc="0409001B" w:tentative="1">
      <w:start w:val="1"/>
      <w:numFmt w:val="lowerRoman"/>
      <w:lvlText w:val="%3."/>
      <w:lvlJc w:val="right"/>
      <w:pPr>
        <w:ind w:left="2165" w:hanging="420"/>
      </w:pPr>
    </w:lvl>
    <w:lvl w:ilvl="3" w:tplc="0409000F" w:tentative="1">
      <w:start w:val="1"/>
      <w:numFmt w:val="decimal"/>
      <w:lvlText w:val="%4."/>
      <w:lvlJc w:val="left"/>
      <w:pPr>
        <w:ind w:left="2585" w:hanging="420"/>
      </w:pPr>
    </w:lvl>
    <w:lvl w:ilvl="4" w:tplc="04090019" w:tentative="1">
      <w:start w:val="1"/>
      <w:numFmt w:val="lowerLetter"/>
      <w:lvlText w:val="%5)"/>
      <w:lvlJc w:val="left"/>
      <w:pPr>
        <w:ind w:left="3005" w:hanging="420"/>
      </w:pPr>
    </w:lvl>
    <w:lvl w:ilvl="5" w:tplc="0409001B" w:tentative="1">
      <w:start w:val="1"/>
      <w:numFmt w:val="lowerRoman"/>
      <w:lvlText w:val="%6."/>
      <w:lvlJc w:val="right"/>
      <w:pPr>
        <w:ind w:left="3425" w:hanging="420"/>
      </w:pPr>
    </w:lvl>
    <w:lvl w:ilvl="6" w:tplc="0409000F" w:tentative="1">
      <w:start w:val="1"/>
      <w:numFmt w:val="decimal"/>
      <w:lvlText w:val="%7."/>
      <w:lvlJc w:val="left"/>
      <w:pPr>
        <w:ind w:left="3845" w:hanging="420"/>
      </w:pPr>
    </w:lvl>
    <w:lvl w:ilvl="7" w:tplc="04090019" w:tentative="1">
      <w:start w:val="1"/>
      <w:numFmt w:val="lowerLetter"/>
      <w:lvlText w:val="%8)"/>
      <w:lvlJc w:val="left"/>
      <w:pPr>
        <w:ind w:left="4265" w:hanging="420"/>
      </w:pPr>
    </w:lvl>
    <w:lvl w:ilvl="8" w:tplc="0409001B" w:tentative="1">
      <w:start w:val="1"/>
      <w:numFmt w:val="lowerRoman"/>
      <w:lvlText w:val="%9."/>
      <w:lvlJc w:val="right"/>
      <w:pPr>
        <w:ind w:left="4685" w:hanging="420"/>
      </w:pPr>
    </w:lvl>
  </w:abstractNum>
  <w:abstractNum w:abstractNumId="23">
    <w:nsid w:val="539C43E5"/>
    <w:multiLevelType w:val="hybridMultilevel"/>
    <w:tmpl w:val="42E0FD82"/>
    <w:lvl w:ilvl="0" w:tplc="5E6606C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BB73ABB"/>
    <w:multiLevelType w:val="hybridMultilevel"/>
    <w:tmpl w:val="522E1F78"/>
    <w:lvl w:ilvl="0" w:tplc="8334C8FA">
      <w:start w:val="1"/>
      <w:numFmt w:val="decimal"/>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0C52E0B"/>
    <w:multiLevelType w:val="hybridMultilevel"/>
    <w:tmpl w:val="DCFC3D3C"/>
    <w:lvl w:ilvl="0" w:tplc="0C92C090">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25A6D49"/>
    <w:multiLevelType w:val="hybridMultilevel"/>
    <w:tmpl w:val="CCEC1B6C"/>
    <w:lvl w:ilvl="0" w:tplc="0F7428B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E705C1"/>
    <w:multiLevelType w:val="hybridMultilevel"/>
    <w:tmpl w:val="A5D69192"/>
    <w:lvl w:ilvl="0" w:tplc="CBD8AB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4D179C1"/>
    <w:multiLevelType w:val="hybridMultilevel"/>
    <w:tmpl w:val="5E4ABD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6B4590E"/>
    <w:multiLevelType w:val="multilevel"/>
    <w:tmpl w:val="5800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3516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687F1450"/>
    <w:multiLevelType w:val="multilevel"/>
    <w:tmpl w:val="F4BA26C4"/>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rPr>
        <w:sz w:val="32"/>
        <w:szCs w:val="3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6D396BEB"/>
    <w:multiLevelType w:val="hybridMultilevel"/>
    <w:tmpl w:val="E94830FA"/>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3">
    <w:nsid w:val="6D871D02"/>
    <w:multiLevelType w:val="multilevel"/>
    <w:tmpl w:val="128CDC44"/>
    <w:lvl w:ilvl="0">
      <w:start w:val="1"/>
      <w:numFmt w:val="decimal"/>
      <w:pStyle w:val="ZR0"/>
      <w:lvlText w:val="%1"/>
      <w:lvlJc w:val="left"/>
      <w:pPr>
        <w:ind w:left="425" w:hanging="425"/>
      </w:pPr>
    </w:lvl>
    <w:lvl w:ilvl="1">
      <w:start w:val="1"/>
      <w:numFmt w:val="decimal"/>
      <w:pStyle w:val="ZR1"/>
      <w:lvlText w:val="%1.%2"/>
      <w:lvlJc w:val="left"/>
      <w:pPr>
        <w:ind w:left="992" w:hanging="567"/>
      </w:pPr>
    </w:lvl>
    <w:lvl w:ilvl="2">
      <w:start w:val="1"/>
      <w:numFmt w:val="decimal"/>
      <w:pStyle w:val="ZR2"/>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72027982"/>
    <w:multiLevelType w:val="hybridMultilevel"/>
    <w:tmpl w:val="76565EC2"/>
    <w:lvl w:ilvl="0" w:tplc="FA9A9360">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5">
    <w:nsid w:val="78F47D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1"/>
  </w:num>
  <w:num w:numId="2">
    <w:abstractNumId w:val="6"/>
  </w:num>
  <w:num w:numId="3">
    <w:abstractNumId w:val="30"/>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35"/>
  </w:num>
  <w:num w:numId="7">
    <w:abstractNumId w:val="14"/>
  </w:num>
  <w:num w:numId="8">
    <w:abstractNumId w:val="24"/>
  </w:num>
  <w:num w:numId="9">
    <w:abstractNumId w:val="13"/>
  </w:num>
  <w:num w:numId="10">
    <w:abstractNumId w:val="4"/>
  </w:num>
  <w:num w:numId="11">
    <w:abstractNumId w:val="9"/>
  </w:num>
  <w:num w:numId="12">
    <w:abstractNumId w:val="33"/>
  </w:num>
  <w:num w:numId="13">
    <w:abstractNumId w:val="22"/>
  </w:num>
  <w:num w:numId="14">
    <w:abstractNumId w:val="25"/>
  </w:num>
  <w:num w:numId="15">
    <w:abstractNumId w:val="8"/>
  </w:num>
  <w:num w:numId="16">
    <w:abstractNumId w:val="10"/>
  </w:num>
  <w:num w:numId="17">
    <w:abstractNumId w:val="26"/>
  </w:num>
  <w:num w:numId="18">
    <w:abstractNumId w:val="3"/>
  </w:num>
  <w:num w:numId="19">
    <w:abstractNumId w:val="29"/>
  </w:num>
  <w:num w:numId="20">
    <w:abstractNumId w:val="21"/>
  </w:num>
  <w:num w:numId="21">
    <w:abstractNumId w:val="2"/>
  </w:num>
  <w:num w:numId="22">
    <w:abstractNumId w:val="34"/>
  </w:num>
  <w:num w:numId="23">
    <w:abstractNumId w:val="23"/>
  </w:num>
  <w:num w:numId="24">
    <w:abstractNumId w:val="17"/>
  </w:num>
  <w:num w:numId="25">
    <w:abstractNumId w:val="19"/>
  </w:num>
  <w:num w:numId="26">
    <w:abstractNumId w:val="11"/>
  </w:num>
  <w:num w:numId="27">
    <w:abstractNumId w:val="7"/>
  </w:num>
  <w:num w:numId="28">
    <w:abstractNumId w:val="0"/>
  </w:num>
  <w:num w:numId="29">
    <w:abstractNumId w:val="28"/>
  </w:num>
  <w:num w:numId="30">
    <w:abstractNumId w:val="32"/>
  </w:num>
  <w:num w:numId="31">
    <w:abstractNumId w:val="27"/>
  </w:num>
  <w:num w:numId="32">
    <w:abstractNumId w:val="15"/>
  </w:num>
  <w:num w:numId="33">
    <w:abstractNumId w:val="18"/>
  </w:num>
  <w:num w:numId="34">
    <w:abstractNumId w:val="5"/>
  </w:num>
  <w:num w:numId="35">
    <w:abstractNumId w:val="12"/>
  </w:num>
  <w:num w:numId="36">
    <w:abstractNumId w:val="16"/>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01F"/>
    <w:rsid w:val="000319FB"/>
    <w:rsid w:val="000578AD"/>
    <w:rsid w:val="00077C48"/>
    <w:rsid w:val="00082E0D"/>
    <w:rsid w:val="000961BF"/>
    <w:rsid w:val="000A4B4F"/>
    <w:rsid w:val="000C2038"/>
    <w:rsid w:val="000C45E9"/>
    <w:rsid w:val="000D597C"/>
    <w:rsid w:val="000E1B32"/>
    <w:rsid w:val="000E4584"/>
    <w:rsid w:val="000E6C81"/>
    <w:rsid w:val="000F701F"/>
    <w:rsid w:val="00103CD0"/>
    <w:rsid w:val="0011180A"/>
    <w:rsid w:val="00116351"/>
    <w:rsid w:val="00131E12"/>
    <w:rsid w:val="00150D69"/>
    <w:rsid w:val="0015301F"/>
    <w:rsid w:val="00161156"/>
    <w:rsid w:val="0016596F"/>
    <w:rsid w:val="00187B9A"/>
    <w:rsid w:val="00192BB7"/>
    <w:rsid w:val="001A53E1"/>
    <w:rsid w:val="001C7D98"/>
    <w:rsid w:val="001D289A"/>
    <w:rsid w:val="001D28CE"/>
    <w:rsid w:val="00234FFC"/>
    <w:rsid w:val="00254F32"/>
    <w:rsid w:val="002658FC"/>
    <w:rsid w:val="0027235F"/>
    <w:rsid w:val="00282CDB"/>
    <w:rsid w:val="00286CFD"/>
    <w:rsid w:val="002A13CE"/>
    <w:rsid w:val="002C00A9"/>
    <w:rsid w:val="002E761E"/>
    <w:rsid w:val="00333D70"/>
    <w:rsid w:val="00357BF7"/>
    <w:rsid w:val="00360D51"/>
    <w:rsid w:val="00376EEA"/>
    <w:rsid w:val="0039059B"/>
    <w:rsid w:val="003A37DD"/>
    <w:rsid w:val="003B6092"/>
    <w:rsid w:val="003C347E"/>
    <w:rsid w:val="003E0849"/>
    <w:rsid w:val="003E434D"/>
    <w:rsid w:val="003F5685"/>
    <w:rsid w:val="00433631"/>
    <w:rsid w:val="00447C62"/>
    <w:rsid w:val="0045449C"/>
    <w:rsid w:val="0047062D"/>
    <w:rsid w:val="0047599F"/>
    <w:rsid w:val="00486701"/>
    <w:rsid w:val="004A0F36"/>
    <w:rsid w:val="004B3046"/>
    <w:rsid w:val="004B32B6"/>
    <w:rsid w:val="004E00A0"/>
    <w:rsid w:val="00505D64"/>
    <w:rsid w:val="00536315"/>
    <w:rsid w:val="0053741B"/>
    <w:rsid w:val="00540B90"/>
    <w:rsid w:val="0054112B"/>
    <w:rsid w:val="00541B3D"/>
    <w:rsid w:val="00564DEB"/>
    <w:rsid w:val="00592559"/>
    <w:rsid w:val="00592ADE"/>
    <w:rsid w:val="00595C27"/>
    <w:rsid w:val="00595FAC"/>
    <w:rsid w:val="005A0EAE"/>
    <w:rsid w:val="005B3ED5"/>
    <w:rsid w:val="00613CCF"/>
    <w:rsid w:val="00620D4A"/>
    <w:rsid w:val="00623E0D"/>
    <w:rsid w:val="006419B1"/>
    <w:rsid w:val="0067502A"/>
    <w:rsid w:val="00684EA0"/>
    <w:rsid w:val="00691F65"/>
    <w:rsid w:val="006A4E90"/>
    <w:rsid w:val="006A614D"/>
    <w:rsid w:val="006B6AE3"/>
    <w:rsid w:val="006C2FEC"/>
    <w:rsid w:val="006E28BD"/>
    <w:rsid w:val="006F4A6B"/>
    <w:rsid w:val="007129F6"/>
    <w:rsid w:val="00745A41"/>
    <w:rsid w:val="00750A2D"/>
    <w:rsid w:val="007523B3"/>
    <w:rsid w:val="00787694"/>
    <w:rsid w:val="007A199D"/>
    <w:rsid w:val="007A4E2C"/>
    <w:rsid w:val="007A7671"/>
    <w:rsid w:val="007C21DB"/>
    <w:rsid w:val="007D179A"/>
    <w:rsid w:val="007E34FB"/>
    <w:rsid w:val="00801A6D"/>
    <w:rsid w:val="00811D2F"/>
    <w:rsid w:val="00827A3C"/>
    <w:rsid w:val="008A58B5"/>
    <w:rsid w:val="008B3256"/>
    <w:rsid w:val="008F1990"/>
    <w:rsid w:val="008F2F45"/>
    <w:rsid w:val="00951381"/>
    <w:rsid w:val="009539F1"/>
    <w:rsid w:val="0096268B"/>
    <w:rsid w:val="009657A3"/>
    <w:rsid w:val="009A7304"/>
    <w:rsid w:val="009D45E9"/>
    <w:rsid w:val="009E2D53"/>
    <w:rsid w:val="009F125B"/>
    <w:rsid w:val="00A247BD"/>
    <w:rsid w:val="00A3175C"/>
    <w:rsid w:val="00A32B9C"/>
    <w:rsid w:val="00A43558"/>
    <w:rsid w:val="00A455A2"/>
    <w:rsid w:val="00A51289"/>
    <w:rsid w:val="00A7303F"/>
    <w:rsid w:val="00A81677"/>
    <w:rsid w:val="00A829B4"/>
    <w:rsid w:val="00A84A37"/>
    <w:rsid w:val="00A84F65"/>
    <w:rsid w:val="00AB20D7"/>
    <w:rsid w:val="00AB2B88"/>
    <w:rsid w:val="00AB698E"/>
    <w:rsid w:val="00AD5BBE"/>
    <w:rsid w:val="00AE6629"/>
    <w:rsid w:val="00AE72AD"/>
    <w:rsid w:val="00AF5011"/>
    <w:rsid w:val="00B02DDB"/>
    <w:rsid w:val="00B5338C"/>
    <w:rsid w:val="00B73859"/>
    <w:rsid w:val="00B7643E"/>
    <w:rsid w:val="00B85277"/>
    <w:rsid w:val="00BB45C4"/>
    <w:rsid w:val="00BB746D"/>
    <w:rsid w:val="00C03357"/>
    <w:rsid w:val="00C06494"/>
    <w:rsid w:val="00C10B25"/>
    <w:rsid w:val="00C20E0C"/>
    <w:rsid w:val="00C2439D"/>
    <w:rsid w:val="00C3380D"/>
    <w:rsid w:val="00C515A4"/>
    <w:rsid w:val="00C67BE6"/>
    <w:rsid w:val="00C70F35"/>
    <w:rsid w:val="00C711B1"/>
    <w:rsid w:val="00CA0555"/>
    <w:rsid w:val="00CA1B5F"/>
    <w:rsid w:val="00CA2958"/>
    <w:rsid w:val="00CA3097"/>
    <w:rsid w:val="00CB1375"/>
    <w:rsid w:val="00CB1B1A"/>
    <w:rsid w:val="00CB7DC5"/>
    <w:rsid w:val="00CC0D7F"/>
    <w:rsid w:val="00CC4064"/>
    <w:rsid w:val="00CE5539"/>
    <w:rsid w:val="00D005C7"/>
    <w:rsid w:val="00D3228F"/>
    <w:rsid w:val="00D333BE"/>
    <w:rsid w:val="00D37A61"/>
    <w:rsid w:val="00D432FF"/>
    <w:rsid w:val="00D44446"/>
    <w:rsid w:val="00D4762C"/>
    <w:rsid w:val="00D6399D"/>
    <w:rsid w:val="00D71202"/>
    <w:rsid w:val="00D835B7"/>
    <w:rsid w:val="00DC3EB6"/>
    <w:rsid w:val="00DC76E2"/>
    <w:rsid w:val="00DD39B6"/>
    <w:rsid w:val="00DE46AD"/>
    <w:rsid w:val="00E15785"/>
    <w:rsid w:val="00E32C49"/>
    <w:rsid w:val="00E426D2"/>
    <w:rsid w:val="00E43B94"/>
    <w:rsid w:val="00E62989"/>
    <w:rsid w:val="00E62EA0"/>
    <w:rsid w:val="00E96EF2"/>
    <w:rsid w:val="00EB0DB9"/>
    <w:rsid w:val="00EC301C"/>
    <w:rsid w:val="00EC34B8"/>
    <w:rsid w:val="00EC723D"/>
    <w:rsid w:val="00EF3378"/>
    <w:rsid w:val="00EF3757"/>
    <w:rsid w:val="00F13250"/>
    <w:rsid w:val="00F37815"/>
    <w:rsid w:val="00F40DFB"/>
    <w:rsid w:val="00F5064A"/>
    <w:rsid w:val="00F971F6"/>
    <w:rsid w:val="00FA7A52"/>
    <w:rsid w:val="00FB6444"/>
    <w:rsid w:val="00FD20B3"/>
    <w:rsid w:val="00FD54A7"/>
    <w:rsid w:val="00FD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1B5F"/>
    <w:pPr>
      <w:keepNext/>
      <w:keepLines/>
      <w:numPr>
        <w:numId w:val="2"/>
      </w:num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CA1B5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A1B5F"/>
    <w:pPr>
      <w:keepNext/>
      <w:keepLines/>
      <w:numPr>
        <w:ilvl w:val="2"/>
        <w:numId w:val="1"/>
      </w:numPr>
      <w:spacing w:before="260" w:after="260" w:line="416" w:lineRule="auto"/>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9E2D53"/>
    <w:pPr>
      <w:ind w:firstLineChars="200" w:firstLine="420"/>
    </w:pPr>
  </w:style>
  <w:style w:type="character" w:customStyle="1" w:styleId="1Char">
    <w:name w:val="标题 1 Char"/>
    <w:basedOn w:val="a0"/>
    <w:link w:val="1"/>
    <w:uiPriority w:val="9"/>
    <w:rsid w:val="00CA1B5F"/>
    <w:rPr>
      <w:b/>
      <w:bCs/>
      <w:kern w:val="44"/>
      <w:sz w:val="44"/>
      <w:szCs w:val="44"/>
    </w:rPr>
  </w:style>
  <w:style w:type="character" w:customStyle="1" w:styleId="2Char">
    <w:name w:val="标题 2 Char"/>
    <w:basedOn w:val="a0"/>
    <w:link w:val="2"/>
    <w:uiPriority w:val="9"/>
    <w:rsid w:val="00CA1B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A1B5F"/>
    <w:rPr>
      <w:b/>
      <w:bCs/>
      <w:sz w:val="32"/>
      <w:szCs w:val="32"/>
    </w:rPr>
  </w:style>
  <w:style w:type="paragraph" w:customStyle="1" w:styleId="ZR">
    <w:name w:val="ZR一级标题"/>
    <w:basedOn w:val="1"/>
    <w:link w:val="ZRChar"/>
    <w:rsid w:val="0054112B"/>
    <w:pPr>
      <w:numPr>
        <w:numId w:val="9"/>
      </w:numPr>
    </w:pPr>
    <w:rPr>
      <w:rFonts w:ascii="黑体" w:eastAsia="黑体" w:hAnsi="黑体"/>
      <w:b w:val="0"/>
      <w:sz w:val="32"/>
      <w:szCs w:val="32"/>
    </w:rPr>
  </w:style>
  <w:style w:type="paragraph" w:customStyle="1" w:styleId="ZR1">
    <w:name w:val="ZR二级标题"/>
    <w:basedOn w:val="a3"/>
    <w:link w:val="ZRChar0"/>
    <w:qFormat/>
    <w:rsid w:val="0054112B"/>
    <w:pPr>
      <w:numPr>
        <w:ilvl w:val="1"/>
        <w:numId w:val="12"/>
      </w:numPr>
      <w:ind w:firstLineChars="0" w:firstLine="0"/>
      <w:outlineLvl w:val="1"/>
    </w:pPr>
    <w:rPr>
      <w:rFonts w:ascii="黑体" w:eastAsia="黑体" w:hAnsi="黑体"/>
      <w:sz w:val="24"/>
      <w:szCs w:val="24"/>
    </w:rPr>
  </w:style>
  <w:style w:type="character" w:customStyle="1" w:styleId="ZRChar">
    <w:name w:val="ZR一级标题 Char"/>
    <w:basedOn w:val="1Char"/>
    <w:link w:val="ZR"/>
    <w:rsid w:val="0054112B"/>
    <w:rPr>
      <w:rFonts w:ascii="黑体" w:eastAsia="黑体" w:hAnsi="黑体"/>
      <w:b w:val="0"/>
      <w:bCs/>
      <w:kern w:val="44"/>
      <w:sz w:val="32"/>
      <w:szCs w:val="32"/>
    </w:rPr>
  </w:style>
  <w:style w:type="paragraph" w:customStyle="1" w:styleId="ZR2">
    <w:name w:val="ZR三级标题"/>
    <w:basedOn w:val="a3"/>
    <w:link w:val="ZRChar1"/>
    <w:qFormat/>
    <w:rsid w:val="0054112B"/>
    <w:pPr>
      <w:numPr>
        <w:ilvl w:val="2"/>
        <w:numId w:val="12"/>
      </w:numPr>
      <w:ind w:firstLineChars="0" w:firstLine="0"/>
      <w:outlineLvl w:val="2"/>
    </w:pPr>
    <w:rPr>
      <w:rFonts w:ascii="黑体" w:eastAsia="黑体" w:hAnsi="黑体"/>
      <w:sz w:val="24"/>
      <w:szCs w:val="24"/>
    </w:rPr>
  </w:style>
  <w:style w:type="character" w:customStyle="1" w:styleId="Char">
    <w:name w:val="列出段落 Char"/>
    <w:basedOn w:val="a0"/>
    <w:link w:val="a3"/>
    <w:uiPriority w:val="34"/>
    <w:rsid w:val="0054112B"/>
  </w:style>
  <w:style w:type="character" w:customStyle="1" w:styleId="ZRChar0">
    <w:name w:val="ZR二级标题 Char"/>
    <w:basedOn w:val="Char"/>
    <w:link w:val="ZR1"/>
    <w:rsid w:val="0054112B"/>
    <w:rPr>
      <w:rFonts w:ascii="黑体" w:eastAsia="黑体" w:hAnsi="黑体"/>
      <w:sz w:val="24"/>
      <w:szCs w:val="24"/>
    </w:rPr>
  </w:style>
  <w:style w:type="paragraph" w:customStyle="1" w:styleId="ZR0">
    <w:name w:val="ZR 一级标题"/>
    <w:basedOn w:val="a3"/>
    <w:link w:val="ZRChar2"/>
    <w:qFormat/>
    <w:rsid w:val="0054112B"/>
    <w:pPr>
      <w:numPr>
        <w:numId w:val="12"/>
      </w:numPr>
      <w:ind w:firstLineChars="0" w:firstLine="0"/>
      <w:jc w:val="center"/>
      <w:outlineLvl w:val="0"/>
    </w:pPr>
    <w:rPr>
      <w:rFonts w:ascii="黑体" w:eastAsia="黑体" w:hAnsi="黑体"/>
      <w:sz w:val="32"/>
      <w:szCs w:val="32"/>
    </w:rPr>
  </w:style>
  <w:style w:type="character" w:customStyle="1" w:styleId="ZRChar1">
    <w:name w:val="ZR三级标题 Char"/>
    <w:basedOn w:val="Char"/>
    <w:link w:val="ZR2"/>
    <w:rsid w:val="0054112B"/>
    <w:rPr>
      <w:rFonts w:ascii="黑体" w:eastAsia="黑体" w:hAnsi="黑体"/>
      <w:sz w:val="24"/>
      <w:szCs w:val="24"/>
    </w:rPr>
  </w:style>
  <w:style w:type="paragraph" w:styleId="a4">
    <w:name w:val="Balloon Text"/>
    <w:basedOn w:val="a"/>
    <w:link w:val="Char0"/>
    <w:uiPriority w:val="99"/>
    <w:semiHidden/>
    <w:unhideWhenUsed/>
    <w:rsid w:val="0054112B"/>
    <w:rPr>
      <w:sz w:val="18"/>
      <w:szCs w:val="18"/>
    </w:rPr>
  </w:style>
  <w:style w:type="character" w:customStyle="1" w:styleId="ZRChar2">
    <w:name w:val="ZR 一级标题 Char"/>
    <w:basedOn w:val="Char"/>
    <w:link w:val="ZR0"/>
    <w:rsid w:val="0054112B"/>
    <w:rPr>
      <w:rFonts w:ascii="黑体" w:eastAsia="黑体" w:hAnsi="黑体"/>
      <w:sz w:val="32"/>
      <w:szCs w:val="32"/>
    </w:rPr>
  </w:style>
  <w:style w:type="character" w:customStyle="1" w:styleId="Char0">
    <w:name w:val="批注框文本 Char"/>
    <w:basedOn w:val="a0"/>
    <w:link w:val="a4"/>
    <w:uiPriority w:val="99"/>
    <w:semiHidden/>
    <w:rsid w:val="0054112B"/>
    <w:rPr>
      <w:sz w:val="18"/>
      <w:szCs w:val="18"/>
    </w:rPr>
  </w:style>
  <w:style w:type="paragraph" w:styleId="a5">
    <w:name w:val="Normal (Web)"/>
    <w:basedOn w:val="a"/>
    <w:uiPriority w:val="99"/>
    <w:semiHidden/>
    <w:unhideWhenUsed/>
    <w:rsid w:val="000578AD"/>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CE5539"/>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E5539"/>
  </w:style>
  <w:style w:type="paragraph" w:styleId="20">
    <w:name w:val="toc 2"/>
    <w:basedOn w:val="a"/>
    <w:next w:val="a"/>
    <w:autoRedefine/>
    <w:uiPriority w:val="39"/>
    <w:unhideWhenUsed/>
    <w:rsid w:val="00CE5539"/>
    <w:pPr>
      <w:ind w:leftChars="200" w:left="420"/>
    </w:pPr>
  </w:style>
  <w:style w:type="paragraph" w:styleId="30">
    <w:name w:val="toc 3"/>
    <w:basedOn w:val="a"/>
    <w:next w:val="a"/>
    <w:autoRedefine/>
    <w:uiPriority w:val="39"/>
    <w:unhideWhenUsed/>
    <w:rsid w:val="00CE5539"/>
    <w:pPr>
      <w:ind w:leftChars="400" w:left="840"/>
    </w:pPr>
  </w:style>
  <w:style w:type="character" w:styleId="a6">
    <w:name w:val="Hyperlink"/>
    <w:basedOn w:val="a0"/>
    <w:uiPriority w:val="99"/>
    <w:unhideWhenUsed/>
    <w:rsid w:val="00CE5539"/>
    <w:rPr>
      <w:color w:val="0000FF" w:themeColor="hyperlink"/>
      <w:u w:val="single"/>
    </w:rPr>
  </w:style>
  <w:style w:type="character" w:styleId="a7">
    <w:name w:val="FollowedHyperlink"/>
    <w:basedOn w:val="a0"/>
    <w:uiPriority w:val="99"/>
    <w:semiHidden/>
    <w:unhideWhenUsed/>
    <w:rsid w:val="00564DEB"/>
    <w:rPr>
      <w:color w:val="800080" w:themeColor="followedHyperlink"/>
      <w:u w:val="single"/>
    </w:rPr>
  </w:style>
  <w:style w:type="paragraph" w:styleId="a8">
    <w:name w:val="header"/>
    <w:basedOn w:val="a"/>
    <w:link w:val="Char1"/>
    <w:uiPriority w:val="99"/>
    <w:unhideWhenUsed/>
    <w:rsid w:val="002E761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2E761E"/>
    <w:rPr>
      <w:sz w:val="18"/>
      <w:szCs w:val="18"/>
    </w:rPr>
  </w:style>
  <w:style w:type="paragraph" w:styleId="a9">
    <w:name w:val="footer"/>
    <w:basedOn w:val="a"/>
    <w:link w:val="Char2"/>
    <w:uiPriority w:val="99"/>
    <w:unhideWhenUsed/>
    <w:rsid w:val="002E761E"/>
    <w:pPr>
      <w:tabs>
        <w:tab w:val="center" w:pos="4153"/>
        <w:tab w:val="right" w:pos="8306"/>
      </w:tabs>
      <w:snapToGrid w:val="0"/>
      <w:jc w:val="left"/>
    </w:pPr>
    <w:rPr>
      <w:sz w:val="18"/>
      <w:szCs w:val="18"/>
    </w:rPr>
  </w:style>
  <w:style w:type="character" w:customStyle="1" w:styleId="Char2">
    <w:name w:val="页脚 Char"/>
    <w:basedOn w:val="a0"/>
    <w:link w:val="a9"/>
    <w:uiPriority w:val="99"/>
    <w:rsid w:val="002E761E"/>
    <w:rPr>
      <w:sz w:val="18"/>
      <w:szCs w:val="18"/>
    </w:rPr>
  </w:style>
  <w:style w:type="character" w:styleId="HTML">
    <w:name w:val="HTML Code"/>
    <w:basedOn w:val="a0"/>
    <w:uiPriority w:val="99"/>
    <w:semiHidden/>
    <w:unhideWhenUsed/>
    <w:rsid w:val="00E32C49"/>
    <w:rPr>
      <w:rFonts w:ascii="宋体" w:eastAsia="宋体" w:hAnsi="宋体" w:cs="宋体"/>
      <w:sz w:val="24"/>
      <w:szCs w:val="24"/>
    </w:rPr>
  </w:style>
  <w:style w:type="character" w:customStyle="1" w:styleId="pl-smi1">
    <w:name w:val="pl-smi1"/>
    <w:basedOn w:val="a0"/>
    <w:rsid w:val="00C20E0C"/>
    <w:rPr>
      <w:color w:val="333333"/>
    </w:rPr>
  </w:style>
  <w:style w:type="table" w:styleId="aa">
    <w:name w:val="Table Grid"/>
    <w:basedOn w:val="a1"/>
    <w:uiPriority w:val="59"/>
    <w:rsid w:val="00BB7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BB74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c">
    <w:name w:val="Title"/>
    <w:basedOn w:val="a"/>
    <w:next w:val="a"/>
    <w:link w:val="Char3"/>
    <w:qFormat/>
    <w:rsid w:val="00150D69"/>
    <w:pPr>
      <w:adjustRightInd w:val="0"/>
      <w:spacing w:line="300" w:lineRule="auto"/>
      <w:jc w:val="center"/>
      <w:textAlignment w:val="baseline"/>
    </w:pPr>
    <w:rPr>
      <w:rFonts w:ascii="黑体" w:eastAsia="黑体" w:hAnsi="黑体" w:cs="Times New Roman"/>
      <w:b/>
      <w:kern w:val="0"/>
      <w:sz w:val="40"/>
      <w:szCs w:val="21"/>
    </w:rPr>
  </w:style>
  <w:style w:type="character" w:customStyle="1" w:styleId="Char3">
    <w:name w:val="标题 Char"/>
    <w:basedOn w:val="a0"/>
    <w:link w:val="ac"/>
    <w:rsid w:val="00150D69"/>
    <w:rPr>
      <w:rFonts w:ascii="黑体" w:eastAsia="黑体" w:hAnsi="黑体" w:cs="Times New Roman"/>
      <w:b/>
      <w:kern w:val="0"/>
      <w:sz w:val="40"/>
      <w:szCs w:val="21"/>
    </w:rPr>
  </w:style>
  <w:style w:type="paragraph" w:styleId="ad">
    <w:name w:val="Normal Indent"/>
    <w:basedOn w:val="a"/>
    <w:semiHidden/>
    <w:rsid w:val="00150D69"/>
    <w:pPr>
      <w:ind w:firstLine="420"/>
    </w:pPr>
    <w:rPr>
      <w:rFonts w:ascii="Times New Roman" w:eastAsia="宋体" w:hAnsi="Times New Roman" w:cs="Times New Roman"/>
      <w:sz w:val="18"/>
      <w:szCs w:val="18"/>
    </w:rPr>
  </w:style>
  <w:style w:type="paragraph" w:styleId="21">
    <w:name w:val="Body Text Indent 2"/>
    <w:basedOn w:val="a"/>
    <w:link w:val="2Char0"/>
    <w:semiHidden/>
    <w:rsid w:val="00150D69"/>
    <w:pPr>
      <w:ind w:left="-141" w:firstLine="213"/>
    </w:pPr>
    <w:rPr>
      <w:rFonts w:ascii="Times New Roman" w:eastAsia="宋体" w:hAnsi="Times New Roman" w:cs="Times New Roman"/>
      <w:sz w:val="18"/>
      <w:szCs w:val="18"/>
    </w:rPr>
  </w:style>
  <w:style w:type="character" w:customStyle="1" w:styleId="2Char0">
    <w:name w:val="正文文本缩进 2 Char"/>
    <w:basedOn w:val="a0"/>
    <w:link w:val="21"/>
    <w:semiHidden/>
    <w:rsid w:val="00150D69"/>
    <w:rPr>
      <w:rFonts w:ascii="Times New Roman" w:eastAsia="宋体" w:hAnsi="Times New Roman" w:cs="Times New Roman"/>
      <w:sz w:val="18"/>
      <w:szCs w:val="18"/>
    </w:rPr>
  </w:style>
  <w:style w:type="paragraph" w:styleId="z-">
    <w:name w:val="HTML Top of Form"/>
    <w:basedOn w:val="a"/>
    <w:next w:val="a"/>
    <w:link w:val="z-Char"/>
    <w:rsid w:val="00827A3C"/>
    <w:pPr>
      <w:pBdr>
        <w:bottom w:val="single" w:sz="6" w:space="1" w:color="auto"/>
      </w:pBdr>
      <w:jc w:val="center"/>
    </w:pPr>
    <w:rPr>
      <w:rFonts w:ascii="Arial" w:eastAsia="宋体" w:hAnsi="Times New Roman" w:cs="Times New Roman"/>
      <w:vanish/>
      <w:sz w:val="16"/>
      <w:szCs w:val="20"/>
    </w:rPr>
  </w:style>
  <w:style w:type="character" w:customStyle="1" w:styleId="z-Char">
    <w:name w:val="z-窗体顶端 Char"/>
    <w:basedOn w:val="a0"/>
    <w:link w:val="z-"/>
    <w:rsid w:val="00827A3C"/>
    <w:rPr>
      <w:rFonts w:ascii="Arial" w:eastAsia="宋体" w:hAnsi="Times New Roman" w:cs="Times New Roman"/>
      <w:vanish/>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1B5F"/>
    <w:pPr>
      <w:keepNext/>
      <w:keepLines/>
      <w:numPr>
        <w:numId w:val="2"/>
      </w:num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CA1B5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A1B5F"/>
    <w:pPr>
      <w:keepNext/>
      <w:keepLines/>
      <w:numPr>
        <w:ilvl w:val="2"/>
        <w:numId w:val="1"/>
      </w:numPr>
      <w:spacing w:before="260" w:after="260" w:line="416" w:lineRule="auto"/>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9E2D53"/>
    <w:pPr>
      <w:ind w:firstLineChars="200" w:firstLine="420"/>
    </w:pPr>
  </w:style>
  <w:style w:type="character" w:customStyle="1" w:styleId="1Char">
    <w:name w:val="标题 1 Char"/>
    <w:basedOn w:val="a0"/>
    <w:link w:val="1"/>
    <w:uiPriority w:val="9"/>
    <w:rsid w:val="00CA1B5F"/>
    <w:rPr>
      <w:b/>
      <w:bCs/>
      <w:kern w:val="44"/>
      <w:sz w:val="44"/>
      <w:szCs w:val="44"/>
    </w:rPr>
  </w:style>
  <w:style w:type="character" w:customStyle="1" w:styleId="2Char">
    <w:name w:val="标题 2 Char"/>
    <w:basedOn w:val="a0"/>
    <w:link w:val="2"/>
    <w:uiPriority w:val="9"/>
    <w:rsid w:val="00CA1B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A1B5F"/>
    <w:rPr>
      <w:b/>
      <w:bCs/>
      <w:sz w:val="32"/>
      <w:szCs w:val="32"/>
    </w:rPr>
  </w:style>
  <w:style w:type="paragraph" w:customStyle="1" w:styleId="ZR">
    <w:name w:val="ZR一级标题"/>
    <w:basedOn w:val="1"/>
    <w:link w:val="ZRChar"/>
    <w:rsid w:val="0054112B"/>
    <w:pPr>
      <w:numPr>
        <w:numId w:val="9"/>
      </w:numPr>
    </w:pPr>
    <w:rPr>
      <w:rFonts w:ascii="黑体" w:eastAsia="黑体" w:hAnsi="黑体"/>
      <w:b w:val="0"/>
      <w:sz w:val="32"/>
      <w:szCs w:val="32"/>
    </w:rPr>
  </w:style>
  <w:style w:type="paragraph" w:customStyle="1" w:styleId="ZR1">
    <w:name w:val="ZR二级标题"/>
    <w:basedOn w:val="a3"/>
    <w:link w:val="ZRChar0"/>
    <w:qFormat/>
    <w:rsid w:val="0054112B"/>
    <w:pPr>
      <w:numPr>
        <w:ilvl w:val="1"/>
        <w:numId w:val="12"/>
      </w:numPr>
      <w:ind w:firstLineChars="0" w:firstLine="0"/>
      <w:outlineLvl w:val="1"/>
    </w:pPr>
    <w:rPr>
      <w:rFonts w:ascii="黑体" w:eastAsia="黑体" w:hAnsi="黑体"/>
      <w:sz w:val="24"/>
      <w:szCs w:val="24"/>
    </w:rPr>
  </w:style>
  <w:style w:type="character" w:customStyle="1" w:styleId="ZRChar">
    <w:name w:val="ZR一级标题 Char"/>
    <w:basedOn w:val="1Char"/>
    <w:link w:val="ZR"/>
    <w:rsid w:val="0054112B"/>
    <w:rPr>
      <w:rFonts w:ascii="黑体" w:eastAsia="黑体" w:hAnsi="黑体"/>
      <w:b w:val="0"/>
      <w:bCs/>
      <w:kern w:val="44"/>
      <w:sz w:val="32"/>
      <w:szCs w:val="32"/>
    </w:rPr>
  </w:style>
  <w:style w:type="paragraph" w:customStyle="1" w:styleId="ZR2">
    <w:name w:val="ZR三级标题"/>
    <w:basedOn w:val="a3"/>
    <w:link w:val="ZRChar1"/>
    <w:qFormat/>
    <w:rsid w:val="0054112B"/>
    <w:pPr>
      <w:numPr>
        <w:ilvl w:val="2"/>
        <w:numId w:val="12"/>
      </w:numPr>
      <w:ind w:firstLineChars="0" w:firstLine="0"/>
      <w:outlineLvl w:val="2"/>
    </w:pPr>
    <w:rPr>
      <w:rFonts w:ascii="黑体" w:eastAsia="黑体" w:hAnsi="黑体"/>
      <w:sz w:val="24"/>
      <w:szCs w:val="24"/>
    </w:rPr>
  </w:style>
  <w:style w:type="character" w:customStyle="1" w:styleId="Char">
    <w:name w:val="列出段落 Char"/>
    <w:basedOn w:val="a0"/>
    <w:link w:val="a3"/>
    <w:uiPriority w:val="34"/>
    <w:rsid w:val="0054112B"/>
  </w:style>
  <w:style w:type="character" w:customStyle="1" w:styleId="ZRChar0">
    <w:name w:val="ZR二级标题 Char"/>
    <w:basedOn w:val="Char"/>
    <w:link w:val="ZR1"/>
    <w:rsid w:val="0054112B"/>
    <w:rPr>
      <w:rFonts w:ascii="黑体" w:eastAsia="黑体" w:hAnsi="黑体"/>
      <w:sz w:val="24"/>
      <w:szCs w:val="24"/>
    </w:rPr>
  </w:style>
  <w:style w:type="paragraph" w:customStyle="1" w:styleId="ZR0">
    <w:name w:val="ZR 一级标题"/>
    <w:basedOn w:val="a3"/>
    <w:link w:val="ZRChar2"/>
    <w:qFormat/>
    <w:rsid w:val="0054112B"/>
    <w:pPr>
      <w:numPr>
        <w:numId w:val="12"/>
      </w:numPr>
      <w:ind w:firstLineChars="0" w:firstLine="0"/>
      <w:jc w:val="center"/>
      <w:outlineLvl w:val="0"/>
    </w:pPr>
    <w:rPr>
      <w:rFonts w:ascii="黑体" w:eastAsia="黑体" w:hAnsi="黑体"/>
      <w:sz w:val="32"/>
      <w:szCs w:val="32"/>
    </w:rPr>
  </w:style>
  <w:style w:type="character" w:customStyle="1" w:styleId="ZRChar1">
    <w:name w:val="ZR三级标题 Char"/>
    <w:basedOn w:val="Char"/>
    <w:link w:val="ZR2"/>
    <w:rsid w:val="0054112B"/>
    <w:rPr>
      <w:rFonts w:ascii="黑体" w:eastAsia="黑体" w:hAnsi="黑体"/>
      <w:sz w:val="24"/>
      <w:szCs w:val="24"/>
    </w:rPr>
  </w:style>
  <w:style w:type="paragraph" w:styleId="a4">
    <w:name w:val="Balloon Text"/>
    <w:basedOn w:val="a"/>
    <w:link w:val="Char0"/>
    <w:uiPriority w:val="99"/>
    <w:semiHidden/>
    <w:unhideWhenUsed/>
    <w:rsid w:val="0054112B"/>
    <w:rPr>
      <w:sz w:val="18"/>
      <w:szCs w:val="18"/>
    </w:rPr>
  </w:style>
  <w:style w:type="character" w:customStyle="1" w:styleId="ZRChar2">
    <w:name w:val="ZR 一级标题 Char"/>
    <w:basedOn w:val="Char"/>
    <w:link w:val="ZR0"/>
    <w:rsid w:val="0054112B"/>
    <w:rPr>
      <w:rFonts w:ascii="黑体" w:eastAsia="黑体" w:hAnsi="黑体"/>
      <w:sz w:val="32"/>
      <w:szCs w:val="32"/>
    </w:rPr>
  </w:style>
  <w:style w:type="character" w:customStyle="1" w:styleId="Char0">
    <w:name w:val="批注框文本 Char"/>
    <w:basedOn w:val="a0"/>
    <w:link w:val="a4"/>
    <w:uiPriority w:val="99"/>
    <w:semiHidden/>
    <w:rsid w:val="0054112B"/>
    <w:rPr>
      <w:sz w:val="18"/>
      <w:szCs w:val="18"/>
    </w:rPr>
  </w:style>
  <w:style w:type="paragraph" w:styleId="a5">
    <w:name w:val="Normal (Web)"/>
    <w:basedOn w:val="a"/>
    <w:uiPriority w:val="99"/>
    <w:semiHidden/>
    <w:unhideWhenUsed/>
    <w:rsid w:val="000578AD"/>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CE5539"/>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E5539"/>
  </w:style>
  <w:style w:type="paragraph" w:styleId="20">
    <w:name w:val="toc 2"/>
    <w:basedOn w:val="a"/>
    <w:next w:val="a"/>
    <w:autoRedefine/>
    <w:uiPriority w:val="39"/>
    <w:unhideWhenUsed/>
    <w:rsid w:val="00CE5539"/>
    <w:pPr>
      <w:ind w:leftChars="200" w:left="420"/>
    </w:pPr>
  </w:style>
  <w:style w:type="paragraph" w:styleId="30">
    <w:name w:val="toc 3"/>
    <w:basedOn w:val="a"/>
    <w:next w:val="a"/>
    <w:autoRedefine/>
    <w:uiPriority w:val="39"/>
    <w:unhideWhenUsed/>
    <w:rsid w:val="00CE5539"/>
    <w:pPr>
      <w:ind w:leftChars="400" w:left="840"/>
    </w:pPr>
  </w:style>
  <w:style w:type="character" w:styleId="a6">
    <w:name w:val="Hyperlink"/>
    <w:basedOn w:val="a0"/>
    <w:uiPriority w:val="99"/>
    <w:unhideWhenUsed/>
    <w:rsid w:val="00CE5539"/>
    <w:rPr>
      <w:color w:val="0000FF" w:themeColor="hyperlink"/>
      <w:u w:val="single"/>
    </w:rPr>
  </w:style>
  <w:style w:type="character" w:styleId="a7">
    <w:name w:val="FollowedHyperlink"/>
    <w:basedOn w:val="a0"/>
    <w:uiPriority w:val="99"/>
    <w:semiHidden/>
    <w:unhideWhenUsed/>
    <w:rsid w:val="00564DEB"/>
    <w:rPr>
      <w:color w:val="800080" w:themeColor="followedHyperlink"/>
      <w:u w:val="single"/>
    </w:rPr>
  </w:style>
  <w:style w:type="paragraph" w:styleId="a8">
    <w:name w:val="header"/>
    <w:basedOn w:val="a"/>
    <w:link w:val="Char1"/>
    <w:uiPriority w:val="99"/>
    <w:unhideWhenUsed/>
    <w:rsid w:val="002E761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2E761E"/>
    <w:rPr>
      <w:sz w:val="18"/>
      <w:szCs w:val="18"/>
    </w:rPr>
  </w:style>
  <w:style w:type="paragraph" w:styleId="a9">
    <w:name w:val="footer"/>
    <w:basedOn w:val="a"/>
    <w:link w:val="Char2"/>
    <w:uiPriority w:val="99"/>
    <w:unhideWhenUsed/>
    <w:rsid w:val="002E761E"/>
    <w:pPr>
      <w:tabs>
        <w:tab w:val="center" w:pos="4153"/>
        <w:tab w:val="right" w:pos="8306"/>
      </w:tabs>
      <w:snapToGrid w:val="0"/>
      <w:jc w:val="left"/>
    </w:pPr>
    <w:rPr>
      <w:sz w:val="18"/>
      <w:szCs w:val="18"/>
    </w:rPr>
  </w:style>
  <w:style w:type="character" w:customStyle="1" w:styleId="Char2">
    <w:name w:val="页脚 Char"/>
    <w:basedOn w:val="a0"/>
    <w:link w:val="a9"/>
    <w:uiPriority w:val="99"/>
    <w:rsid w:val="002E761E"/>
    <w:rPr>
      <w:sz w:val="18"/>
      <w:szCs w:val="18"/>
    </w:rPr>
  </w:style>
  <w:style w:type="character" w:styleId="HTML">
    <w:name w:val="HTML Code"/>
    <w:basedOn w:val="a0"/>
    <w:uiPriority w:val="99"/>
    <w:semiHidden/>
    <w:unhideWhenUsed/>
    <w:rsid w:val="00E32C49"/>
    <w:rPr>
      <w:rFonts w:ascii="宋体" w:eastAsia="宋体" w:hAnsi="宋体" w:cs="宋体"/>
      <w:sz w:val="24"/>
      <w:szCs w:val="24"/>
    </w:rPr>
  </w:style>
  <w:style w:type="character" w:customStyle="1" w:styleId="pl-smi1">
    <w:name w:val="pl-smi1"/>
    <w:basedOn w:val="a0"/>
    <w:rsid w:val="00C20E0C"/>
    <w:rPr>
      <w:color w:val="333333"/>
    </w:rPr>
  </w:style>
  <w:style w:type="table" w:styleId="aa">
    <w:name w:val="Table Grid"/>
    <w:basedOn w:val="a1"/>
    <w:uiPriority w:val="59"/>
    <w:rsid w:val="00BB7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BB74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c">
    <w:name w:val="Title"/>
    <w:basedOn w:val="a"/>
    <w:next w:val="a"/>
    <w:link w:val="Char3"/>
    <w:qFormat/>
    <w:rsid w:val="00150D69"/>
    <w:pPr>
      <w:adjustRightInd w:val="0"/>
      <w:spacing w:line="300" w:lineRule="auto"/>
      <w:jc w:val="center"/>
      <w:textAlignment w:val="baseline"/>
    </w:pPr>
    <w:rPr>
      <w:rFonts w:ascii="黑体" w:eastAsia="黑体" w:hAnsi="黑体" w:cs="Times New Roman"/>
      <w:b/>
      <w:kern w:val="0"/>
      <w:sz w:val="40"/>
      <w:szCs w:val="21"/>
    </w:rPr>
  </w:style>
  <w:style w:type="character" w:customStyle="1" w:styleId="Char3">
    <w:name w:val="标题 Char"/>
    <w:basedOn w:val="a0"/>
    <w:link w:val="ac"/>
    <w:rsid w:val="00150D69"/>
    <w:rPr>
      <w:rFonts w:ascii="黑体" w:eastAsia="黑体" w:hAnsi="黑体" w:cs="Times New Roman"/>
      <w:b/>
      <w:kern w:val="0"/>
      <w:sz w:val="40"/>
      <w:szCs w:val="21"/>
    </w:rPr>
  </w:style>
  <w:style w:type="paragraph" w:styleId="ad">
    <w:name w:val="Normal Indent"/>
    <w:basedOn w:val="a"/>
    <w:semiHidden/>
    <w:rsid w:val="00150D69"/>
    <w:pPr>
      <w:ind w:firstLine="420"/>
    </w:pPr>
    <w:rPr>
      <w:rFonts w:ascii="Times New Roman" w:eastAsia="宋体" w:hAnsi="Times New Roman" w:cs="Times New Roman"/>
      <w:sz w:val="18"/>
      <w:szCs w:val="18"/>
    </w:rPr>
  </w:style>
  <w:style w:type="paragraph" w:styleId="21">
    <w:name w:val="Body Text Indent 2"/>
    <w:basedOn w:val="a"/>
    <w:link w:val="2Char0"/>
    <w:semiHidden/>
    <w:rsid w:val="00150D69"/>
    <w:pPr>
      <w:ind w:left="-141" w:firstLine="213"/>
    </w:pPr>
    <w:rPr>
      <w:rFonts w:ascii="Times New Roman" w:eastAsia="宋体" w:hAnsi="Times New Roman" w:cs="Times New Roman"/>
      <w:sz w:val="18"/>
      <w:szCs w:val="18"/>
    </w:rPr>
  </w:style>
  <w:style w:type="character" w:customStyle="1" w:styleId="2Char0">
    <w:name w:val="正文文本缩进 2 Char"/>
    <w:basedOn w:val="a0"/>
    <w:link w:val="21"/>
    <w:semiHidden/>
    <w:rsid w:val="00150D69"/>
    <w:rPr>
      <w:rFonts w:ascii="Times New Roman" w:eastAsia="宋体" w:hAnsi="Times New Roman" w:cs="Times New Roman"/>
      <w:sz w:val="18"/>
      <w:szCs w:val="18"/>
    </w:rPr>
  </w:style>
  <w:style w:type="paragraph" w:styleId="z-">
    <w:name w:val="HTML Top of Form"/>
    <w:basedOn w:val="a"/>
    <w:next w:val="a"/>
    <w:link w:val="z-Char"/>
    <w:rsid w:val="00827A3C"/>
    <w:pPr>
      <w:pBdr>
        <w:bottom w:val="single" w:sz="6" w:space="1" w:color="auto"/>
      </w:pBdr>
      <w:jc w:val="center"/>
    </w:pPr>
    <w:rPr>
      <w:rFonts w:ascii="Arial" w:eastAsia="宋体" w:hAnsi="Times New Roman" w:cs="Times New Roman"/>
      <w:vanish/>
      <w:sz w:val="16"/>
      <w:szCs w:val="20"/>
    </w:rPr>
  </w:style>
  <w:style w:type="character" w:customStyle="1" w:styleId="z-Char">
    <w:name w:val="z-窗体顶端 Char"/>
    <w:basedOn w:val="a0"/>
    <w:link w:val="z-"/>
    <w:rsid w:val="00827A3C"/>
    <w:rPr>
      <w:rFonts w:ascii="Arial" w:eastAsia="宋体" w:hAnsi="Times New Roman" w:cs="Times New Roman"/>
      <w:vanish/>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7749">
      <w:bodyDiv w:val="1"/>
      <w:marLeft w:val="0"/>
      <w:marRight w:val="0"/>
      <w:marTop w:val="0"/>
      <w:marBottom w:val="0"/>
      <w:divBdr>
        <w:top w:val="none" w:sz="0" w:space="0" w:color="auto"/>
        <w:left w:val="none" w:sz="0" w:space="0" w:color="auto"/>
        <w:bottom w:val="none" w:sz="0" w:space="0" w:color="auto"/>
        <w:right w:val="none" w:sz="0" w:space="0" w:color="auto"/>
      </w:divBdr>
      <w:divsChild>
        <w:div w:id="1578129310">
          <w:marLeft w:val="0"/>
          <w:marRight w:val="0"/>
          <w:marTop w:val="225"/>
          <w:marBottom w:val="75"/>
          <w:divBdr>
            <w:top w:val="none" w:sz="0" w:space="0" w:color="auto"/>
            <w:left w:val="none" w:sz="0" w:space="0" w:color="auto"/>
            <w:bottom w:val="none" w:sz="0" w:space="0" w:color="auto"/>
            <w:right w:val="none" w:sz="0" w:space="0" w:color="auto"/>
          </w:divBdr>
        </w:div>
        <w:div w:id="1574194740">
          <w:marLeft w:val="0"/>
          <w:marRight w:val="0"/>
          <w:marTop w:val="225"/>
          <w:marBottom w:val="75"/>
          <w:divBdr>
            <w:top w:val="none" w:sz="0" w:space="0" w:color="auto"/>
            <w:left w:val="none" w:sz="0" w:space="0" w:color="auto"/>
            <w:bottom w:val="none" w:sz="0" w:space="0" w:color="auto"/>
            <w:right w:val="none" w:sz="0" w:space="0" w:color="auto"/>
          </w:divBdr>
        </w:div>
        <w:div w:id="1343043456">
          <w:marLeft w:val="0"/>
          <w:marRight w:val="0"/>
          <w:marTop w:val="225"/>
          <w:marBottom w:val="75"/>
          <w:divBdr>
            <w:top w:val="none" w:sz="0" w:space="0" w:color="auto"/>
            <w:left w:val="none" w:sz="0" w:space="0" w:color="auto"/>
            <w:bottom w:val="none" w:sz="0" w:space="0" w:color="auto"/>
            <w:right w:val="none" w:sz="0" w:space="0" w:color="auto"/>
          </w:divBdr>
        </w:div>
        <w:div w:id="11952574">
          <w:marLeft w:val="0"/>
          <w:marRight w:val="0"/>
          <w:marTop w:val="0"/>
          <w:marBottom w:val="0"/>
          <w:divBdr>
            <w:top w:val="none" w:sz="0" w:space="0" w:color="auto"/>
            <w:left w:val="none" w:sz="0" w:space="0" w:color="auto"/>
            <w:bottom w:val="none" w:sz="0" w:space="0" w:color="auto"/>
            <w:right w:val="none" w:sz="0" w:space="0" w:color="auto"/>
          </w:divBdr>
        </w:div>
        <w:div w:id="1660497709">
          <w:marLeft w:val="0"/>
          <w:marRight w:val="0"/>
          <w:marTop w:val="225"/>
          <w:marBottom w:val="75"/>
          <w:divBdr>
            <w:top w:val="none" w:sz="0" w:space="0" w:color="auto"/>
            <w:left w:val="none" w:sz="0" w:space="0" w:color="auto"/>
            <w:bottom w:val="none" w:sz="0" w:space="0" w:color="auto"/>
            <w:right w:val="none" w:sz="0" w:space="0" w:color="auto"/>
          </w:divBdr>
        </w:div>
        <w:div w:id="1433743108">
          <w:marLeft w:val="0"/>
          <w:marRight w:val="0"/>
          <w:marTop w:val="0"/>
          <w:marBottom w:val="0"/>
          <w:divBdr>
            <w:top w:val="none" w:sz="0" w:space="0" w:color="auto"/>
            <w:left w:val="none" w:sz="0" w:space="0" w:color="auto"/>
            <w:bottom w:val="none" w:sz="0" w:space="0" w:color="auto"/>
            <w:right w:val="none" w:sz="0" w:space="0" w:color="auto"/>
          </w:divBdr>
        </w:div>
        <w:div w:id="1381518313">
          <w:marLeft w:val="0"/>
          <w:marRight w:val="0"/>
          <w:marTop w:val="225"/>
          <w:marBottom w:val="75"/>
          <w:divBdr>
            <w:top w:val="none" w:sz="0" w:space="0" w:color="auto"/>
            <w:left w:val="none" w:sz="0" w:space="0" w:color="auto"/>
            <w:bottom w:val="none" w:sz="0" w:space="0" w:color="auto"/>
            <w:right w:val="none" w:sz="0" w:space="0" w:color="auto"/>
          </w:divBdr>
        </w:div>
        <w:div w:id="164979632">
          <w:marLeft w:val="0"/>
          <w:marRight w:val="0"/>
          <w:marTop w:val="0"/>
          <w:marBottom w:val="0"/>
          <w:divBdr>
            <w:top w:val="none" w:sz="0" w:space="0" w:color="auto"/>
            <w:left w:val="none" w:sz="0" w:space="0" w:color="auto"/>
            <w:bottom w:val="none" w:sz="0" w:space="0" w:color="auto"/>
            <w:right w:val="none" w:sz="0" w:space="0" w:color="auto"/>
          </w:divBdr>
        </w:div>
      </w:divsChild>
    </w:div>
    <w:div w:id="25838168">
      <w:bodyDiv w:val="1"/>
      <w:marLeft w:val="0"/>
      <w:marRight w:val="0"/>
      <w:marTop w:val="0"/>
      <w:marBottom w:val="0"/>
      <w:divBdr>
        <w:top w:val="none" w:sz="0" w:space="0" w:color="auto"/>
        <w:left w:val="none" w:sz="0" w:space="0" w:color="auto"/>
        <w:bottom w:val="none" w:sz="0" w:space="0" w:color="auto"/>
        <w:right w:val="none" w:sz="0" w:space="0" w:color="auto"/>
      </w:divBdr>
      <w:divsChild>
        <w:div w:id="1332415992">
          <w:marLeft w:val="0"/>
          <w:marRight w:val="0"/>
          <w:marTop w:val="0"/>
          <w:marBottom w:val="0"/>
          <w:divBdr>
            <w:top w:val="none" w:sz="0" w:space="0" w:color="auto"/>
            <w:left w:val="none" w:sz="0" w:space="0" w:color="auto"/>
            <w:bottom w:val="none" w:sz="0" w:space="0" w:color="auto"/>
            <w:right w:val="none" w:sz="0" w:space="0" w:color="auto"/>
          </w:divBdr>
          <w:divsChild>
            <w:div w:id="759332378">
              <w:marLeft w:val="0"/>
              <w:marRight w:val="0"/>
              <w:marTop w:val="0"/>
              <w:marBottom w:val="0"/>
              <w:divBdr>
                <w:top w:val="none" w:sz="0" w:space="0" w:color="auto"/>
                <w:left w:val="none" w:sz="0" w:space="0" w:color="auto"/>
                <w:bottom w:val="none" w:sz="0" w:space="0" w:color="auto"/>
                <w:right w:val="none" w:sz="0" w:space="0" w:color="auto"/>
              </w:divBdr>
              <w:divsChild>
                <w:div w:id="115635923">
                  <w:marLeft w:val="0"/>
                  <w:marRight w:val="0"/>
                  <w:marTop w:val="0"/>
                  <w:marBottom w:val="0"/>
                  <w:divBdr>
                    <w:top w:val="none" w:sz="0" w:space="0" w:color="auto"/>
                    <w:left w:val="none" w:sz="0" w:space="0" w:color="auto"/>
                    <w:bottom w:val="none" w:sz="0" w:space="0" w:color="auto"/>
                    <w:right w:val="none" w:sz="0" w:space="0" w:color="auto"/>
                  </w:divBdr>
                  <w:divsChild>
                    <w:div w:id="1710032550">
                      <w:marLeft w:val="0"/>
                      <w:marRight w:val="0"/>
                      <w:marTop w:val="0"/>
                      <w:marBottom w:val="0"/>
                      <w:divBdr>
                        <w:top w:val="none" w:sz="0" w:space="0" w:color="auto"/>
                        <w:left w:val="none" w:sz="0" w:space="0" w:color="auto"/>
                        <w:bottom w:val="none" w:sz="0" w:space="0" w:color="auto"/>
                        <w:right w:val="none" w:sz="0" w:space="0" w:color="auto"/>
                      </w:divBdr>
                      <w:divsChild>
                        <w:div w:id="551117653">
                          <w:marLeft w:val="0"/>
                          <w:marRight w:val="0"/>
                          <w:marTop w:val="0"/>
                          <w:marBottom w:val="0"/>
                          <w:divBdr>
                            <w:top w:val="none" w:sz="0" w:space="0" w:color="auto"/>
                            <w:left w:val="none" w:sz="0" w:space="0" w:color="auto"/>
                            <w:bottom w:val="none" w:sz="0" w:space="0" w:color="auto"/>
                            <w:right w:val="none" w:sz="0" w:space="0" w:color="auto"/>
                          </w:divBdr>
                          <w:divsChild>
                            <w:div w:id="1204100182">
                              <w:marLeft w:val="0"/>
                              <w:marRight w:val="0"/>
                              <w:marTop w:val="300"/>
                              <w:marBottom w:val="225"/>
                              <w:divBdr>
                                <w:top w:val="single" w:sz="6" w:space="0" w:color="DDDDDD"/>
                                <w:left w:val="single" w:sz="6" w:space="0" w:color="DDDDDD"/>
                                <w:bottom w:val="single" w:sz="6" w:space="0" w:color="DDDDDD"/>
                                <w:right w:val="single" w:sz="6" w:space="0" w:color="DDDDDD"/>
                              </w:divBdr>
                              <w:divsChild>
                                <w:div w:id="13743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58353">
      <w:bodyDiv w:val="1"/>
      <w:marLeft w:val="0"/>
      <w:marRight w:val="0"/>
      <w:marTop w:val="0"/>
      <w:marBottom w:val="0"/>
      <w:divBdr>
        <w:top w:val="none" w:sz="0" w:space="0" w:color="auto"/>
        <w:left w:val="none" w:sz="0" w:space="0" w:color="auto"/>
        <w:bottom w:val="none" w:sz="0" w:space="0" w:color="auto"/>
        <w:right w:val="none" w:sz="0" w:space="0" w:color="auto"/>
      </w:divBdr>
      <w:divsChild>
        <w:div w:id="1181241009">
          <w:marLeft w:val="806"/>
          <w:marRight w:val="0"/>
          <w:marTop w:val="0"/>
          <w:marBottom w:val="0"/>
          <w:divBdr>
            <w:top w:val="none" w:sz="0" w:space="0" w:color="auto"/>
            <w:left w:val="none" w:sz="0" w:space="0" w:color="auto"/>
            <w:bottom w:val="none" w:sz="0" w:space="0" w:color="auto"/>
            <w:right w:val="none" w:sz="0" w:space="0" w:color="auto"/>
          </w:divBdr>
        </w:div>
      </w:divsChild>
    </w:div>
    <w:div w:id="271130692">
      <w:bodyDiv w:val="1"/>
      <w:marLeft w:val="0"/>
      <w:marRight w:val="0"/>
      <w:marTop w:val="0"/>
      <w:marBottom w:val="0"/>
      <w:divBdr>
        <w:top w:val="none" w:sz="0" w:space="0" w:color="auto"/>
        <w:left w:val="none" w:sz="0" w:space="0" w:color="auto"/>
        <w:bottom w:val="none" w:sz="0" w:space="0" w:color="auto"/>
        <w:right w:val="none" w:sz="0" w:space="0" w:color="auto"/>
      </w:divBdr>
    </w:div>
    <w:div w:id="417756428">
      <w:bodyDiv w:val="1"/>
      <w:marLeft w:val="0"/>
      <w:marRight w:val="0"/>
      <w:marTop w:val="0"/>
      <w:marBottom w:val="0"/>
      <w:divBdr>
        <w:top w:val="none" w:sz="0" w:space="0" w:color="auto"/>
        <w:left w:val="none" w:sz="0" w:space="0" w:color="auto"/>
        <w:bottom w:val="none" w:sz="0" w:space="0" w:color="auto"/>
        <w:right w:val="none" w:sz="0" w:space="0" w:color="auto"/>
      </w:divBdr>
    </w:div>
    <w:div w:id="434713169">
      <w:bodyDiv w:val="1"/>
      <w:marLeft w:val="0"/>
      <w:marRight w:val="0"/>
      <w:marTop w:val="0"/>
      <w:marBottom w:val="0"/>
      <w:divBdr>
        <w:top w:val="none" w:sz="0" w:space="0" w:color="auto"/>
        <w:left w:val="none" w:sz="0" w:space="0" w:color="auto"/>
        <w:bottom w:val="none" w:sz="0" w:space="0" w:color="auto"/>
        <w:right w:val="none" w:sz="0" w:space="0" w:color="auto"/>
      </w:divBdr>
      <w:divsChild>
        <w:div w:id="1849326928">
          <w:marLeft w:val="0"/>
          <w:marRight w:val="0"/>
          <w:marTop w:val="0"/>
          <w:marBottom w:val="0"/>
          <w:divBdr>
            <w:top w:val="none" w:sz="0" w:space="0" w:color="auto"/>
            <w:left w:val="none" w:sz="0" w:space="0" w:color="auto"/>
            <w:bottom w:val="none" w:sz="0" w:space="0" w:color="auto"/>
            <w:right w:val="none" w:sz="0" w:space="0" w:color="auto"/>
          </w:divBdr>
          <w:divsChild>
            <w:div w:id="1682663454">
              <w:marLeft w:val="0"/>
              <w:marRight w:val="0"/>
              <w:marTop w:val="0"/>
              <w:marBottom w:val="0"/>
              <w:divBdr>
                <w:top w:val="none" w:sz="0" w:space="0" w:color="auto"/>
                <w:left w:val="none" w:sz="0" w:space="0" w:color="auto"/>
                <w:bottom w:val="none" w:sz="0" w:space="0" w:color="auto"/>
                <w:right w:val="none" w:sz="0" w:space="0" w:color="auto"/>
              </w:divBdr>
              <w:divsChild>
                <w:div w:id="32933442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69590915">
      <w:bodyDiv w:val="1"/>
      <w:marLeft w:val="0"/>
      <w:marRight w:val="0"/>
      <w:marTop w:val="0"/>
      <w:marBottom w:val="0"/>
      <w:divBdr>
        <w:top w:val="none" w:sz="0" w:space="0" w:color="auto"/>
        <w:left w:val="none" w:sz="0" w:space="0" w:color="auto"/>
        <w:bottom w:val="none" w:sz="0" w:space="0" w:color="auto"/>
        <w:right w:val="none" w:sz="0" w:space="0" w:color="auto"/>
      </w:divBdr>
    </w:div>
    <w:div w:id="771319097">
      <w:bodyDiv w:val="1"/>
      <w:marLeft w:val="0"/>
      <w:marRight w:val="0"/>
      <w:marTop w:val="0"/>
      <w:marBottom w:val="0"/>
      <w:divBdr>
        <w:top w:val="none" w:sz="0" w:space="0" w:color="auto"/>
        <w:left w:val="none" w:sz="0" w:space="0" w:color="auto"/>
        <w:bottom w:val="none" w:sz="0" w:space="0" w:color="auto"/>
        <w:right w:val="none" w:sz="0" w:space="0" w:color="auto"/>
      </w:divBdr>
      <w:divsChild>
        <w:div w:id="1313944059">
          <w:marLeft w:val="562"/>
          <w:marRight w:val="0"/>
          <w:marTop w:val="360"/>
          <w:marBottom w:val="0"/>
          <w:divBdr>
            <w:top w:val="none" w:sz="0" w:space="0" w:color="auto"/>
            <w:left w:val="none" w:sz="0" w:space="0" w:color="auto"/>
            <w:bottom w:val="none" w:sz="0" w:space="0" w:color="auto"/>
            <w:right w:val="none" w:sz="0" w:space="0" w:color="auto"/>
          </w:divBdr>
        </w:div>
        <w:div w:id="2080857065">
          <w:marLeft w:val="562"/>
          <w:marRight w:val="0"/>
          <w:marTop w:val="360"/>
          <w:marBottom w:val="0"/>
          <w:divBdr>
            <w:top w:val="none" w:sz="0" w:space="0" w:color="auto"/>
            <w:left w:val="none" w:sz="0" w:space="0" w:color="auto"/>
            <w:bottom w:val="none" w:sz="0" w:space="0" w:color="auto"/>
            <w:right w:val="none" w:sz="0" w:space="0" w:color="auto"/>
          </w:divBdr>
        </w:div>
      </w:divsChild>
    </w:div>
    <w:div w:id="1175917978">
      <w:bodyDiv w:val="1"/>
      <w:marLeft w:val="0"/>
      <w:marRight w:val="0"/>
      <w:marTop w:val="0"/>
      <w:marBottom w:val="0"/>
      <w:divBdr>
        <w:top w:val="none" w:sz="0" w:space="0" w:color="auto"/>
        <w:left w:val="none" w:sz="0" w:space="0" w:color="auto"/>
        <w:bottom w:val="none" w:sz="0" w:space="0" w:color="auto"/>
        <w:right w:val="none" w:sz="0" w:space="0" w:color="auto"/>
      </w:divBdr>
    </w:div>
    <w:div w:id="1392462825">
      <w:bodyDiv w:val="1"/>
      <w:marLeft w:val="0"/>
      <w:marRight w:val="0"/>
      <w:marTop w:val="0"/>
      <w:marBottom w:val="0"/>
      <w:divBdr>
        <w:top w:val="none" w:sz="0" w:space="0" w:color="auto"/>
        <w:left w:val="none" w:sz="0" w:space="0" w:color="auto"/>
        <w:bottom w:val="none" w:sz="0" w:space="0" w:color="auto"/>
        <w:right w:val="none" w:sz="0" w:space="0" w:color="auto"/>
      </w:divBdr>
      <w:divsChild>
        <w:div w:id="149754643">
          <w:marLeft w:val="0"/>
          <w:marRight w:val="0"/>
          <w:marTop w:val="0"/>
          <w:marBottom w:val="0"/>
          <w:divBdr>
            <w:top w:val="none" w:sz="0" w:space="0" w:color="auto"/>
            <w:left w:val="none" w:sz="0" w:space="0" w:color="auto"/>
            <w:bottom w:val="none" w:sz="0" w:space="0" w:color="auto"/>
            <w:right w:val="none" w:sz="0" w:space="0" w:color="auto"/>
          </w:divBdr>
        </w:div>
      </w:divsChild>
    </w:div>
    <w:div w:id="1511724200">
      <w:bodyDiv w:val="1"/>
      <w:marLeft w:val="0"/>
      <w:marRight w:val="0"/>
      <w:marTop w:val="0"/>
      <w:marBottom w:val="0"/>
      <w:divBdr>
        <w:top w:val="none" w:sz="0" w:space="0" w:color="auto"/>
        <w:left w:val="none" w:sz="0" w:space="0" w:color="auto"/>
        <w:bottom w:val="none" w:sz="0" w:space="0" w:color="auto"/>
        <w:right w:val="none" w:sz="0" w:space="0" w:color="auto"/>
      </w:divBdr>
      <w:divsChild>
        <w:div w:id="1138957566">
          <w:marLeft w:val="0"/>
          <w:marRight w:val="0"/>
          <w:marTop w:val="0"/>
          <w:marBottom w:val="0"/>
          <w:divBdr>
            <w:top w:val="none" w:sz="0" w:space="0" w:color="auto"/>
            <w:left w:val="none" w:sz="0" w:space="0" w:color="auto"/>
            <w:bottom w:val="none" w:sz="0" w:space="0" w:color="auto"/>
            <w:right w:val="none" w:sz="0" w:space="0" w:color="auto"/>
          </w:divBdr>
          <w:divsChild>
            <w:div w:id="705913247">
              <w:marLeft w:val="0"/>
              <w:marRight w:val="0"/>
              <w:marTop w:val="0"/>
              <w:marBottom w:val="0"/>
              <w:divBdr>
                <w:top w:val="none" w:sz="0" w:space="0" w:color="auto"/>
                <w:left w:val="none" w:sz="0" w:space="0" w:color="auto"/>
                <w:bottom w:val="none" w:sz="0" w:space="0" w:color="auto"/>
                <w:right w:val="none" w:sz="0" w:space="0" w:color="auto"/>
              </w:divBdr>
              <w:divsChild>
                <w:div w:id="17513888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19020957">
      <w:bodyDiv w:val="1"/>
      <w:marLeft w:val="0"/>
      <w:marRight w:val="0"/>
      <w:marTop w:val="0"/>
      <w:marBottom w:val="0"/>
      <w:divBdr>
        <w:top w:val="none" w:sz="0" w:space="0" w:color="auto"/>
        <w:left w:val="none" w:sz="0" w:space="0" w:color="auto"/>
        <w:bottom w:val="none" w:sz="0" w:space="0" w:color="auto"/>
        <w:right w:val="none" w:sz="0" w:space="0" w:color="auto"/>
      </w:divBdr>
    </w:div>
    <w:div w:id="1676110831">
      <w:bodyDiv w:val="1"/>
      <w:marLeft w:val="0"/>
      <w:marRight w:val="0"/>
      <w:marTop w:val="0"/>
      <w:marBottom w:val="0"/>
      <w:divBdr>
        <w:top w:val="none" w:sz="0" w:space="0" w:color="auto"/>
        <w:left w:val="none" w:sz="0" w:space="0" w:color="auto"/>
        <w:bottom w:val="none" w:sz="0" w:space="0" w:color="auto"/>
        <w:right w:val="none" w:sz="0" w:space="0" w:color="auto"/>
      </w:divBdr>
    </w:div>
    <w:div w:id="1769739450">
      <w:bodyDiv w:val="1"/>
      <w:marLeft w:val="0"/>
      <w:marRight w:val="0"/>
      <w:marTop w:val="0"/>
      <w:marBottom w:val="0"/>
      <w:divBdr>
        <w:top w:val="none" w:sz="0" w:space="0" w:color="auto"/>
        <w:left w:val="none" w:sz="0" w:space="0" w:color="auto"/>
        <w:bottom w:val="none" w:sz="0" w:space="0" w:color="auto"/>
        <w:right w:val="none" w:sz="0" w:space="0" w:color="auto"/>
      </w:divBdr>
      <w:divsChild>
        <w:div w:id="1371227544">
          <w:marLeft w:val="0"/>
          <w:marRight w:val="0"/>
          <w:marTop w:val="0"/>
          <w:marBottom w:val="0"/>
          <w:divBdr>
            <w:top w:val="none" w:sz="0" w:space="0" w:color="auto"/>
            <w:left w:val="none" w:sz="0" w:space="0" w:color="auto"/>
            <w:bottom w:val="none" w:sz="0" w:space="0" w:color="auto"/>
            <w:right w:val="none" w:sz="0" w:space="0" w:color="auto"/>
          </w:divBdr>
          <w:divsChild>
            <w:div w:id="1634601426">
              <w:marLeft w:val="0"/>
              <w:marRight w:val="0"/>
              <w:marTop w:val="0"/>
              <w:marBottom w:val="0"/>
              <w:divBdr>
                <w:top w:val="none" w:sz="0" w:space="0" w:color="auto"/>
                <w:left w:val="none" w:sz="0" w:space="0" w:color="auto"/>
                <w:bottom w:val="none" w:sz="0" w:space="0" w:color="auto"/>
                <w:right w:val="none" w:sz="0" w:space="0" w:color="auto"/>
              </w:divBdr>
              <w:divsChild>
                <w:div w:id="2025861750">
                  <w:marLeft w:val="0"/>
                  <w:marRight w:val="0"/>
                  <w:marTop w:val="0"/>
                  <w:marBottom w:val="0"/>
                  <w:divBdr>
                    <w:top w:val="none" w:sz="0" w:space="0" w:color="auto"/>
                    <w:left w:val="none" w:sz="0" w:space="0" w:color="auto"/>
                    <w:bottom w:val="none" w:sz="0" w:space="0" w:color="auto"/>
                    <w:right w:val="none" w:sz="0" w:space="0" w:color="auto"/>
                  </w:divBdr>
                  <w:divsChild>
                    <w:div w:id="2101683362">
                      <w:marLeft w:val="0"/>
                      <w:marRight w:val="0"/>
                      <w:marTop w:val="0"/>
                      <w:marBottom w:val="0"/>
                      <w:divBdr>
                        <w:top w:val="none" w:sz="0" w:space="0" w:color="auto"/>
                        <w:left w:val="none" w:sz="0" w:space="0" w:color="auto"/>
                        <w:bottom w:val="none" w:sz="0" w:space="0" w:color="auto"/>
                        <w:right w:val="none" w:sz="0" w:space="0" w:color="auto"/>
                      </w:divBdr>
                      <w:divsChild>
                        <w:div w:id="1224566434">
                          <w:marLeft w:val="0"/>
                          <w:marRight w:val="0"/>
                          <w:marTop w:val="0"/>
                          <w:marBottom w:val="0"/>
                          <w:divBdr>
                            <w:top w:val="none" w:sz="0" w:space="0" w:color="auto"/>
                            <w:left w:val="none" w:sz="0" w:space="0" w:color="auto"/>
                            <w:bottom w:val="none" w:sz="0" w:space="0" w:color="auto"/>
                            <w:right w:val="none" w:sz="0" w:space="0" w:color="auto"/>
                          </w:divBdr>
                          <w:divsChild>
                            <w:div w:id="310523159">
                              <w:marLeft w:val="0"/>
                              <w:marRight w:val="0"/>
                              <w:marTop w:val="300"/>
                              <w:marBottom w:val="225"/>
                              <w:divBdr>
                                <w:top w:val="single" w:sz="6" w:space="0" w:color="DDDDDD"/>
                                <w:left w:val="single" w:sz="6" w:space="0" w:color="DDDDDD"/>
                                <w:bottom w:val="single" w:sz="6" w:space="0" w:color="DDDDDD"/>
                                <w:right w:val="single" w:sz="6" w:space="0" w:color="DDDDDD"/>
                              </w:divBdr>
                              <w:divsChild>
                                <w:div w:id="7547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431844">
      <w:bodyDiv w:val="1"/>
      <w:marLeft w:val="0"/>
      <w:marRight w:val="0"/>
      <w:marTop w:val="0"/>
      <w:marBottom w:val="0"/>
      <w:divBdr>
        <w:top w:val="none" w:sz="0" w:space="0" w:color="auto"/>
        <w:left w:val="none" w:sz="0" w:space="0" w:color="auto"/>
        <w:bottom w:val="none" w:sz="0" w:space="0" w:color="auto"/>
        <w:right w:val="none" w:sz="0" w:space="0" w:color="auto"/>
      </w:divBdr>
      <w:divsChild>
        <w:div w:id="511266501">
          <w:marLeft w:val="0"/>
          <w:marRight w:val="0"/>
          <w:marTop w:val="225"/>
          <w:marBottom w:val="75"/>
          <w:divBdr>
            <w:top w:val="none" w:sz="0" w:space="0" w:color="auto"/>
            <w:left w:val="none" w:sz="0" w:space="0" w:color="auto"/>
            <w:bottom w:val="none" w:sz="0" w:space="0" w:color="auto"/>
            <w:right w:val="none" w:sz="0" w:space="0" w:color="auto"/>
          </w:divBdr>
        </w:div>
        <w:div w:id="2062514939">
          <w:marLeft w:val="0"/>
          <w:marRight w:val="0"/>
          <w:marTop w:val="225"/>
          <w:marBottom w:val="75"/>
          <w:divBdr>
            <w:top w:val="none" w:sz="0" w:space="0" w:color="auto"/>
            <w:left w:val="none" w:sz="0" w:space="0" w:color="auto"/>
            <w:bottom w:val="none" w:sz="0" w:space="0" w:color="auto"/>
            <w:right w:val="none" w:sz="0" w:space="0" w:color="auto"/>
          </w:divBdr>
        </w:div>
        <w:div w:id="663242280">
          <w:marLeft w:val="0"/>
          <w:marRight w:val="0"/>
          <w:marTop w:val="225"/>
          <w:marBottom w:val="75"/>
          <w:divBdr>
            <w:top w:val="none" w:sz="0" w:space="0" w:color="auto"/>
            <w:left w:val="none" w:sz="0" w:space="0" w:color="auto"/>
            <w:bottom w:val="none" w:sz="0" w:space="0" w:color="auto"/>
            <w:right w:val="none" w:sz="0" w:space="0" w:color="auto"/>
          </w:divBdr>
        </w:div>
        <w:div w:id="689574834">
          <w:marLeft w:val="0"/>
          <w:marRight w:val="0"/>
          <w:marTop w:val="0"/>
          <w:marBottom w:val="0"/>
          <w:divBdr>
            <w:top w:val="none" w:sz="0" w:space="0" w:color="auto"/>
            <w:left w:val="none" w:sz="0" w:space="0" w:color="auto"/>
            <w:bottom w:val="none" w:sz="0" w:space="0" w:color="auto"/>
            <w:right w:val="none" w:sz="0" w:space="0" w:color="auto"/>
          </w:divBdr>
        </w:div>
        <w:div w:id="378749222">
          <w:marLeft w:val="0"/>
          <w:marRight w:val="0"/>
          <w:marTop w:val="225"/>
          <w:marBottom w:val="75"/>
          <w:divBdr>
            <w:top w:val="none" w:sz="0" w:space="0" w:color="auto"/>
            <w:left w:val="none" w:sz="0" w:space="0" w:color="auto"/>
            <w:bottom w:val="none" w:sz="0" w:space="0" w:color="auto"/>
            <w:right w:val="none" w:sz="0" w:space="0" w:color="auto"/>
          </w:divBdr>
        </w:div>
        <w:div w:id="1768496444">
          <w:marLeft w:val="0"/>
          <w:marRight w:val="0"/>
          <w:marTop w:val="0"/>
          <w:marBottom w:val="0"/>
          <w:divBdr>
            <w:top w:val="none" w:sz="0" w:space="0" w:color="auto"/>
            <w:left w:val="none" w:sz="0" w:space="0" w:color="auto"/>
            <w:bottom w:val="none" w:sz="0" w:space="0" w:color="auto"/>
            <w:right w:val="none" w:sz="0" w:space="0" w:color="auto"/>
          </w:divBdr>
        </w:div>
        <w:div w:id="272634633">
          <w:marLeft w:val="0"/>
          <w:marRight w:val="0"/>
          <w:marTop w:val="225"/>
          <w:marBottom w:val="75"/>
          <w:divBdr>
            <w:top w:val="none" w:sz="0" w:space="0" w:color="auto"/>
            <w:left w:val="none" w:sz="0" w:space="0" w:color="auto"/>
            <w:bottom w:val="none" w:sz="0" w:space="0" w:color="auto"/>
            <w:right w:val="none" w:sz="0" w:space="0" w:color="auto"/>
          </w:divBdr>
        </w:div>
        <w:div w:id="238371534">
          <w:marLeft w:val="0"/>
          <w:marRight w:val="0"/>
          <w:marTop w:val="0"/>
          <w:marBottom w:val="0"/>
          <w:divBdr>
            <w:top w:val="none" w:sz="0" w:space="0" w:color="auto"/>
            <w:left w:val="none" w:sz="0" w:space="0" w:color="auto"/>
            <w:bottom w:val="none" w:sz="0" w:space="0" w:color="auto"/>
            <w:right w:val="none" w:sz="0" w:space="0" w:color="auto"/>
          </w:divBdr>
        </w:div>
      </w:divsChild>
    </w:div>
    <w:div w:id="1927300434">
      <w:bodyDiv w:val="1"/>
      <w:marLeft w:val="0"/>
      <w:marRight w:val="0"/>
      <w:marTop w:val="0"/>
      <w:marBottom w:val="0"/>
      <w:divBdr>
        <w:top w:val="none" w:sz="0" w:space="0" w:color="auto"/>
        <w:left w:val="none" w:sz="0" w:space="0" w:color="auto"/>
        <w:bottom w:val="none" w:sz="0" w:space="0" w:color="auto"/>
        <w:right w:val="none" w:sz="0" w:space="0" w:color="auto"/>
      </w:divBdr>
      <w:divsChild>
        <w:div w:id="1041979418">
          <w:marLeft w:val="0"/>
          <w:marRight w:val="0"/>
          <w:marTop w:val="0"/>
          <w:marBottom w:val="0"/>
          <w:divBdr>
            <w:top w:val="none" w:sz="0" w:space="0" w:color="auto"/>
            <w:left w:val="none" w:sz="0" w:space="0" w:color="auto"/>
            <w:bottom w:val="none" w:sz="0" w:space="0" w:color="auto"/>
            <w:right w:val="none" w:sz="0" w:space="0" w:color="auto"/>
          </w:divBdr>
          <w:divsChild>
            <w:div w:id="909194816">
              <w:marLeft w:val="0"/>
              <w:marRight w:val="0"/>
              <w:marTop w:val="0"/>
              <w:marBottom w:val="0"/>
              <w:divBdr>
                <w:top w:val="none" w:sz="0" w:space="0" w:color="auto"/>
                <w:left w:val="none" w:sz="0" w:space="0" w:color="auto"/>
                <w:bottom w:val="none" w:sz="0" w:space="0" w:color="auto"/>
                <w:right w:val="none" w:sz="0" w:space="0" w:color="auto"/>
              </w:divBdr>
              <w:divsChild>
                <w:div w:id="574437641">
                  <w:marLeft w:val="0"/>
                  <w:marRight w:val="0"/>
                  <w:marTop w:val="0"/>
                  <w:marBottom w:val="0"/>
                  <w:divBdr>
                    <w:top w:val="none" w:sz="0" w:space="0" w:color="auto"/>
                    <w:left w:val="none" w:sz="0" w:space="0" w:color="auto"/>
                    <w:bottom w:val="none" w:sz="0" w:space="0" w:color="auto"/>
                    <w:right w:val="none" w:sz="0" w:space="0" w:color="auto"/>
                  </w:divBdr>
                  <w:divsChild>
                    <w:div w:id="687873994">
                      <w:marLeft w:val="0"/>
                      <w:marRight w:val="0"/>
                      <w:marTop w:val="0"/>
                      <w:marBottom w:val="0"/>
                      <w:divBdr>
                        <w:top w:val="none" w:sz="0" w:space="0" w:color="auto"/>
                        <w:left w:val="none" w:sz="0" w:space="0" w:color="auto"/>
                        <w:bottom w:val="none" w:sz="0" w:space="0" w:color="auto"/>
                        <w:right w:val="none" w:sz="0" w:space="0" w:color="auto"/>
                      </w:divBdr>
                      <w:divsChild>
                        <w:div w:id="1508983206">
                          <w:marLeft w:val="0"/>
                          <w:marRight w:val="0"/>
                          <w:marTop w:val="0"/>
                          <w:marBottom w:val="0"/>
                          <w:divBdr>
                            <w:top w:val="none" w:sz="0" w:space="0" w:color="auto"/>
                            <w:left w:val="none" w:sz="0" w:space="0" w:color="auto"/>
                            <w:bottom w:val="none" w:sz="0" w:space="0" w:color="auto"/>
                            <w:right w:val="none" w:sz="0" w:space="0" w:color="auto"/>
                          </w:divBdr>
                          <w:divsChild>
                            <w:div w:id="672420505">
                              <w:marLeft w:val="0"/>
                              <w:marRight w:val="0"/>
                              <w:marTop w:val="300"/>
                              <w:marBottom w:val="225"/>
                              <w:divBdr>
                                <w:top w:val="single" w:sz="6" w:space="0" w:color="DDDDDD"/>
                                <w:left w:val="single" w:sz="6" w:space="0" w:color="DDDDDD"/>
                                <w:bottom w:val="single" w:sz="6" w:space="0" w:color="DDDDDD"/>
                                <w:right w:val="single" w:sz="6" w:space="0" w:color="DDDDDD"/>
                              </w:divBdr>
                              <w:divsChild>
                                <w:div w:id="10748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80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23C2A-5334-40BF-BA16-13374B996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3891</TotalTime>
  <Pages>45</Pages>
  <Words>4984</Words>
  <Characters>28413</Characters>
  <Application>Microsoft Office Word</Application>
  <DocSecurity>0</DocSecurity>
  <Lines>236</Lines>
  <Paragraphs>66</Paragraphs>
  <ScaleCrop>false</ScaleCrop>
  <Company/>
  <LinksUpToDate>false</LinksUpToDate>
  <CharactersWithSpaces>33331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l02107</cp:lastModifiedBy>
  <cp:revision>30</cp:revision>
  <dcterms:created xsi:type="dcterms:W3CDTF">2015-05-27T02:33:00Z</dcterms:created>
  <dcterms:modified xsi:type="dcterms:W3CDTF">2015-06-03T05:19:00Z</dcterms:modified>
</cp:coreProperties>
</file>